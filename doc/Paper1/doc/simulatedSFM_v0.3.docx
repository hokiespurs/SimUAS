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E666D"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Simulated Imagery Rendering Workflow for UAS-Based Photogrammetric 3D Reconstruction Accuracy Assessments</w:t>
      </w:r>
    </w:p>
    <w:p w14:paraId="1563E487"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Abstract</w:t>
      </w:r>
    </w:p>
    <w:p w14:paraId="7FEB1CF6" w14:textId="0C8355AE"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sz w:val="24"/>
          <w:szCs w:val="24"/>
        </w:rPr>
        <w:t>Structure from Motion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 (MVS) algorithms are increasingly being </w:t>
      </w:r>
      <w:r w:rsidR="002A5482">
        <w:rPr>
          <w:rFonts w:ascii="Times New Roman" w:hAnsi="Times New Roman" w:cs="Times New Roman"/>
          <w:sz w:val="24"/>
          <w:szCs w:val="24"/>
        </w:rPr>
        <w:t xml:space="preserve">applied to imagery from </w:t>
      </w:r>
      <w:r w:rsidR="002A5482" w:rsidRPr="001A40BB">
        <w:rPr>
          <w:rFonts w:ascii="Times New Roman" w:hAnsi="Times New Roman" w:cs="Times New Roman"/>
          <w:sz w:val="24"/>
          <w:szCs w:val="24"/>
        </w:rPr>
        <w:t xml:space="preserve">Unmanned </w:t>
      </w:r>
      <w:r w:rsidR="002A5482">
        <w:rPr>
          <w:rFonts w:ascii="Times New Roman" w:hAnsi="Times New Roman" w:cs="Times New Roman"/>
          <w:sz w:val="24"/>
          <w:szCs w:val="24"/>
        </w:rPr>
        <w:t>Aircraft</w:t>
      </w:r>
      <w:r w:rsidR="002A5482" w:rsidRPr="001A40BB">
        <w:rPr>
          <w:rFonts w:ascii="Times New Roman" w:hAnsi="Times New Roman" w:cs="Times New Roman"/>
          <w:sz w:val="24"/>
          <w:szCs w:val="24"/>
        </w:rPr>
        <w:t xml:space="preserve"> System</w:t>
      </w:r>
      <w:r w:rsidR="002A5482">
        <w:rPr>
          <w:rFonts w:ascii="Times New Roman" w:hAnsi="Times New Roman" w:cs="Times New Roman"/>
          <w:sz w:val="24"/>
          <w:szCs w:val="24"/>
        </w:rPr>
        <w:t xml:space="preserve"> </w:t>
      </w:r>
      <w:r w:rsidR="002A5482" w:rsidRPr="001A40BB">
        <w:rPr>
          <w:rFonts w:ascii="Times New Roman" w:hAnsi="Times New Roman" w:cs="Times New Roman"/>
          <w:sz w:val="24"/>
          <w:szCs w:val="24"/>
        </w:rPr>
        <w:t>(UAS)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generate point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cloud data for various surveying </w:t>
      </w:r>
      <w:r w:rsidR="002A5482">
        <w:rPr>
          <w:rFonts w:ascii="Times New Roman" w:hAnsi="Times New Roman" w:cs="Times New Roman"/>
          <w:sz w:val="24"/>
          <w:szCs w:val="24"/>
        </w:rPr>
        <w:t xml:space="preserve">and mapping </w:t>
      </w:r>
      <w:r w:rsidRPr="001A40BB">
        <w:rPr>
          <w:rFonts w:ascii="Times New Roman" w:hAnsi="Times New Roman" w:cs="Times New Roman"/>
          <w:sz w:val="24"/>
          <w:szCs w:val="24"/>
        </w:rPr>
        <w:t>applications</w:t>
      </w:r>
      <w:r w:rsidR="002A5482">
        <w:rPr>
          <w:rFonts w:ascii="Times New Roman" w:hAnsi="Times New Roman" w:cs="Times New Roman"/>
          <w:sz w:val="24"/>
          <w:szCs w:val="24"/>
        </w:rPr>
        <w:t xml:space="preserve">. </w:t>
      </w:r>
      <w:r w:rsidR="000D6E08">
        <w:rPr>
          <w:rFonts w:ascii="Times New Roman" w:hAnsi="Times New Roman" w:cs="Times New Roman"/>
          <w:sz w:val="24"/>
          <w:szCs w:val="24"/>
        </w:rPr>
        <w:t xml:space="preserve">To date, the options for assessing the spatial accuracy of the 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w:t>
      </w:r>
      <w:r w:rsidR="00C018A4">
        <w:rPr>
          <w:rFonts w:ascii="Times New Roman" w:hAnsi="Times New Roman" w:cs="Times New Roman"/>
          <w:sz w:val="24"/>
          <w:szCs w:val="24"/>
        </w:rPr>
        <w:t>Furthermore, t</w:t>
      </w:r>
      <w:r w:rsidRPr="001A40BB">
        <w:rPr>
          <w:rFonts w:ascii="Times New Roman" w:hAnsi="Times New Roman" w:cs="Times New Roman"/>
          <w:sz w:val="24"/>
          <w:szCs w:val="24"/>
        </w:rPr>
        <w:t>hese experiments are also almost always unable to be perfectly replicated</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due to the numerous uncontrollable independent variables, such as solar radiation, sun angle, cloud cover, wind, objects in the scene moving, exterior orientation of cameras, and camera noise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to name a few.</w:t>
      </w:r>
      <w:r w:rsidR="002A5482">
        <w:rPr>
          <w:rFonts w:ascii="Times New Roman" w:hAnsi="Times New Roman" w:cs="Times New Roman"/>
          <w:sz w:val="24"/>
          <w:szCs w:val="24"/>
        </w:rPr>
        <w:t xml:space="preserve"> </w:t>
      </w:r>
      <w:r w:rsidR="00C018A4">
        <w:rPr>
          <w:rFonts w:ascii="Times New Roman" w:hAnsi="Times New Roman" w:cs="Times New Roman"/>
          <w:sz w:val="24"/>
          <w:szCs w:val="24"/>
        </w:rPr>
        <w:t>The combination of these factors leads to a situation in which</w:t>
      </w:r>
      <w:r w:rsidRPr="001A40BB">
        <w:rPr>
          <w:rFonts w:ascii="Times New Roman" w:hAnsi="Times New Roman" w:cs="Times New Roman"/>
          <w:sz w:val="24"/>
          <w:szCs w:val="24"/>
        </w:rPr>
        <w:t xml:space="preserve"> robust, repeatable experiments are cost prohibitive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and the </w:t>
      </w:r>
      <w:r w:rsidR="00B36823">
        <w:rPr>
          <w:rFonts w:ascii="Times New Roman" w:hAnsi="Times New Roman" w:cs="Times New Roman"/>
          <w:sz w:val="24"/>
          <w:szCs w:val="24"/>
        </w:rPr>
        <w:t xml:space="preserve">experiment </w:t>
      </w:r>
      <w:r w:rsidRPr="001A40BB">
        <w:rPr>
          <w:rFonts w:ascii="Times New Roman" w:hAnsi="Times New Roman" w:cs="Times New Roman"/>
          <w:sz w:val="24"/>
          <w:szCs w:val="24"/>
        </w:rPr>
        <w:t xml:space="preserve">results are frequently </w:t>
      </w:r>
      <w:r w:rsidR="00C018A4" w:rsidRPr="001A40BB">
        <w:rPr>
          <w:rFonts w:ascii="Times New Roman" w:hAnsi="Times New Roman" w:cs="Times New Roman"/>
          <w:sz w:val="24"/>
          <w:szCs w:val="24"/>
        </w:rPr>
        <w:t>site</w:t>
      </w:r>
      <w:r w:rsidR="00C018A4">
        <w:rPr>
          <w:rFonts w:ascii="Times New Roman" w:hAnsi="Times New Roman" w:cs="Times New Roman"/>
          <w:sz w:val="24"/>
          <w:szCs w:val="24"/>
        </w:rPr>
        <w:t>-</w:t>
      </w:r>
      <w:r w:rsidRPr="001A40BB">
        <w:rPr>
          <w:rFonts w:ascii="Times New Roman" w:hAnsi="Times New Roman" w:cs="Times New Roman"/>
          <w:sz w:val="24"/>
          <w:szCs w:val="24"/>
        </w:rPr>
        <w:t>specific.</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Here, we present a workflow to render computer generated imagery using a virtual environment which can mimic all the independent variables that would be experienced in a real-world data acquisition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modular workflow utilizes </w:t>
      </w:r>
      <w:r w:rsidR="00B36823">
        <w:rPr>
          <w:rFonts w:ascii="Times New Roman" w:hAnsi="Times New Roman" w:cs="Times New Roman"/>
          <w:sz w:val="24"/>
          <w:szCs w:val="24"/>
        </w:rPr>
        <w:t xml:space="preserve">Blender, an </w:t>
      </w:r>
      <w:r w:rsidRPr="001A40BB">
        <w:rPr>
          <w:rFonts w:ascii="Times New Roman" w:hAnsi="Times New Roman" w:cs="Times New Roman"/>
          <w:sz w:val="24"/>
          <w:szCs w:val="24"/>
        </w:rPr>
        <w:t xml:space="preserve">open source </w:t>
      </w:r>
      <w:r w:rsidR="00B36823">
        <w:rPr>
          <w:rFonts w:ascii="Times New Roman" w:hAnsi="Times New Roman" w:cs="Times New Roman"/>
          <w:sz w:val="24"/>
          <w:szCs w:val="24"/>
        </w:rPr>
        <w:t xml:space="preserve">computer graphics </w:t>
      </w:r>
      <w:r w:rsidRPr="001A40BB">
        <w:rPr>
          <w:rFonts w:ascii="Times New Roman" w:hAnsi="Times New Roman" w:cs="Times New Roman"/>
          <w:sz w:val="24"/>
          <w:szCs w:val="24"/>
        </w:rPr>
        <w:t>software</w:t>
      </w:r>
      <w:r w:rsidR="00B36823">
        <w:rPr>
          <w:rFonts w:ascii="Times New Roman" w:hAnsi="Times New Roman" w:cs="Times New Roman"/>
          <w:sz w:val="24"/>
          <w:szCs w:val="24"/>
        </w:rPr>
        <w:t>,</w:t>
      </w:r>
      <w:r w:rsidRPr="001A40BB">
        <w:rPr>
          <w:rFonts w:ascii="Times New Roman" w:hAnsi="Times New Roman" w:cs="Times New Roman"/>
          <w:sz w:val="24"/>
          <w:szCs w:val="24"/>
        </w:rPr>
        <w:t xml:space="preserve"> for the generation of photogrammetrically accurate imagery suitable for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with </w:t>
      </w:r>
      <w:r w:rsidR="00B36823">
        <w:rPr>
          <w:rFonts w:ascii="Times New Roman" w:hAnsi="Times New Roman" w:cs="Times New Roman"/>
          <w:sz w:val="24"/>
          <w:szCs w:val="24"/>
        </w:rPr>
        <w:t>explicit</w:t>
      </w:r>
      <w:r w:rsidRPr="001A40BB">
        <w:rPr>
          <w:rFonts w:ascii="Times New Roman" w:hAnsi="Times New Roman" w:cs="Times New Roman"/>
          <w:sz w:val="24"/>
          <w:szCs w:val="24"/>
        </w:rPr>
        <w:t xml:space="preserve"> control on camera interior orientation, exterior orientation, texture of objects in the scene, placement of objects in the scene, and Ground Control Point (GCP)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challenges and steps required to validate the photogrammetric accuracy of computer generated imagery are discussed, and an example experiment assessing accuracy of an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pointcloud from imagery rendered using a computer graphics workflow is presented.</w:t>
      </w:r>
      <w:ins w:id="0" w:author="Richie" w:date="2017-02-08T14:42:00Z">
        <w:r w:rsidR="00C85950">
          <w:rPr>
            <w:rFonts w:ascii="Times New Roman" w:hAnsi="Times New Roman" w:cs="Times New Roman"/>
            <w:sz w:val="24"/>
            <w:szCs w:val="24"/>
          </w:rPr>
          <w:t xml:space="preserve">  </w:t>
        </w:r>
        <w:commentRangeStart w:id="1"/>
        <w:r w:rsidR="00C85950">
          <w:rPr>
            <w:rFonts w:ascii="Times New Roman" w:hAnsi="Times New Roman" w:cs="Times New Roman"/>
            <w:sz w:val="24"/>
            <w:szCs w:val="24"/>
          </w:rPr>
          <w:t xml:space="preserve">The proposed workflow shows promise as a useful </w:t>
        </w:r>
      </w:ins>
      <w:ins w:id="2" w:author="Richie" w:date="2017-02-08T14:43:00Z">
        <w:r w:rsidR="00C85950">
          <w:rPr>
            <w:rFonts w:ascii="Times New Roman" w:hAnsi="Times New Roman" w:cs="Times New Roman"/>
            <w:sz w:val="24"/>
            <w:szCs w:val="24"/>
          </w:rPr>
          <w:t xml:space="preserve">tool for sensitivity analysis and </w:t>
        </w:r>
        <w:proofErr w:type="spellStart"/>
        <w:r w:rsidR="00C85950">
          <w:rPr>
            <w:rFonts w:ascii="Times New Roman" w:hAnsi="Times New Roman" w:cs="Times New Roman"/>
            <w:sz w:val="24"/>
            <w:szCs w:val="24"/>
          </w:rPr>
          <w:t>SfM</w:t>
        </w:r>
        <w:proofErr w:type="spellEnd"/>
        <w:r w:rsidR="00C85950">
          <w:rPr>
            <w:rFonts w:ascii="Times New Roman" w:hAnsi="Times New Roman" w:cs="Times New Roman"/>
            <w:sz w:val="24"/>
            <w:szCs w:val="24"/>
          </w:rPr>
          <w:t>-MVS experimentation.</w:t>
        </w:r>
      </w:ins>
      <w:commentRangeEnd w:id="1"/>
      <w:ins w:id="3" w:author="Richie" w:date="2017-02-08T14:46:00Z">
        <w:r w:rsidR="00C85950">
          <w:rPr>
            <w:rStyle w:val="CommentReference"/>
          </w:rPr>
          <w:commentReference w:id="1"/>
        </w:r>
      </w:ins>
      <w:r w:rsidRPr="001A40BB">
        <w:rPr>
          <w:rFonts w:ascii="Times New Roman" w:hAnsi="Times New Roman" w:cs="Times New Roman"/>
          <w:sz w:val="24"/>
          <w:szCs w:val="24"/>
        </w:rPr>
        <w:br w:type="page"/>
      </w:r>
    </w:p>
    <w:p w14:paraId="79C2F4D0" w14:textId="77777777" w:rsidR="00C62AD5" w:rsidRPr="001A40BB" w:rsidRDefault="00C62AD5" w:rsidP="00927410">
      <w:pPr>
        <w:pStyle w:val="Heading1"/>
      </w:pPr>
      <w:r w:rsidRPr="001A40BB">
        <w:lastRenderedPageBreak/>
        <w:t>Introduction</w:t>
      </w:r>
    </w:p>
    <w:p w14:paraId="19CB069D" w14:textId="1151C411"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Three dimensional </w:t>
      </w:r>
      <w:r w:rsidR="00C018A4">
        <w:rPr>
          <w:rFonts w:ascii="Times New Roman" w:hAnsi="Times New Roman" w:cs="Times New Roman"/>
          <w:sz w:val="24"/>
          <w:szCs w:val="24"/>
        </w:rPr>
        <w:t>g</w:t>
      </w:r>
      <w:r w:rsidR="00C018A4" w:rsidRPr="001A40BB">
        <w:rPr>
          <w:rFonts w:ascii="Times New Roman" w:hAnsi="Times New Roman" w:cs="Times New Roman"/>
          <w:sz w:val="24"/>
          <w:szCs w:val="24"/>
        </w:rPr>
        <w:t xml:space="preserve">eospatial </w:t>
      </w:r>
      <w:r w:rsidRPr="001A40BB">
        <w:rPr>
          <w:rFonts w:ascii="Times New Roman" w:hAnsi="Times New Roman" w:cs="Times New Roman"/>
          <w:sz w:val="24"/>
          <w:szCs w:val="24"/>
        </w:rPr>
        <w:t>point</w:t>
      </w:r>
      <w:r w:rsidR="00C018A4">
        <w:rPr>
          <w:rFonts w:ascii="Times New Roman" w:hAnsi="Times New Roman" w:cs="Times New Roman"/>
          <w:sz w:val="24"/>
          <w:szCs w:val="24"/>
        </w:rPr>
        <w:t xml:space="preserve"> </w:t>
      </w:r>
      <w:r w:rsidRPr="001A40BB">
        <w:rPr>
          <w:rFonts w:ascii="Times New Roman" w:hAnsi="Times New Roman" w:cs="Times New Roman"/>
          <w:sz w:val="24"/>
          <w:szCs w:val="24"/>
        </w:rPr>
        <w:t xml:space="preserve">cloud data </w:t>
      </w:r>
      <w:r w:rsidR="00927410">
        <w:rPr>
          <w:rFonts w:ascii="Times New Roman" w:hAnsi="Times New Roman" w:cs="Times New Roman"/>
          <w:sz w:val="24"/>
          <w:szCs w:val="24"/>
        </w:rPr>
        <w:t>high spatial accuracy and point density</w:t>
      </w:r>
      <w:r w:rsidRPr="001A40BB">
        <w:rPr>
          <w:rFonts w:ascii="Times New Roman" w:hAnsi="Times New Roman" w:cs="Times New Roman"/>
          <w:sz w:val="24"/>
          <w:szCs w:val="24"/>
        </w:rPr>
        <w:t xml:space="preserve"> has traditionally been acquired using either terrestrial or airborne lidar, but recent advances in Structure from Motion</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w:t>
      </w:r>
      <w:r w:rsidR="00B36823">
        <w:rPr>
          <w:rFonts w:ascii="Times New Roman" w:hAnsi="Times New Roman" w:cs="Times New Roman"/>
          <w:sz w:val="24"/>
          <w:szCs w:val="24"/>
        </w:rPr>
        <w:t>(MVS)</w:t>
      </w:r>
      <w:r w:rsidRPr="001A40BB">
        <w:rPr>
          <w:rFonts w:ascii="Times New Roman" w:hAnsi="Times New Roman" w:cs="Times New Roman"/>
          <w:sz w:val="24"/>
          <w:szCs w:val="24"/>
        </w:rPr>
        <w:t xml:space="preserve"> algorithms have enabled </w:t>
      </w:r>
      <w:r w:rsidR="00B36823">
        <w:rPr>
          <w:rFonts w:ascii="Times New Roman" w:hAnsi="Times New Roman" w:cs="Times New Roman"/>
          <w:sz w:val="24"/>
          <w:szCs w:val="24"/>
        </w:rPr>
        <w:t>the generation of image based</w:t>
      </w:r>
      <w:r w:rsidRPr="001A40BB">
        <w:rPr>
          <w:rFonts w:ascii="Times New Roman" w:hAnsi="Times New Roman" w:cs="Times New Roman"/>
          <w:sz w:val="24"/>
          <w:szCs w:val="24"/>
        </w:rPr>
        <w:t xml:space="preserve"> pointcloud products comparable in density and accuracy to </w:t>
      </w:r>
      <w:proofErr w:type="spellStart"/>
      <w:r w:rsidRPr="001A40BB">
        <w:rPr>
          <w:rFonts w:ascii="Times New Roman" w:hAnsi="Times New Roman" w:cs="Times New Roman"/>
          <w:sz w:val="24"/>
          <w:szCs w:val="24"/>
        </w:rPr>
        <w:t>lidar</w:t>
      </w:r>
      <w:proofErr w:type="spellEnd"/>
      <w:r w:rsidRPr="001A40BB">
        <w:rPr>
          <w:rFonts w:ascii="Times New Roman" w:hAnsi="Times New Roman" w:cs="Times New Roman"/>
          <w:sz w:val="24"/>
          <w:szCs w:val="24"/>
        </w:rPr>
        <w:t xml:space="preserve"> data.</w:t>
      </w:r>
      <w:r w:rsidR="002A5482">
        <w:rPr>
          <w:rFonts w:ascii="Times New Roman" w:hAnsi="Times New Roman" w:cs="Times New Roman"/>
          <w:sz w:val="24"/>
          <w:szCs w:val="24"/>
        </w:rPr>
        <w:t xml:space="preserve">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and MVS algorithms </w:t>
      </w:r>
      <w:r w:rsidR="005C0472">
        <w:rPr>
          <w:rFonts w:ascii="Times New Roman" w:hAnsi="Times New Roman" w:cs="Times New Roman"/>
          <w:sz w:val="24"/>
          <w:szCs w:val="24"/>
        </w:rPr>
        <w:t xml:space="preserve">began development 30+ years </w:t>
      </w:r>
      <w:r w:rsidR="00381F67">
        <w:rPr>
          <w:rFonts w:ascii="Times New Roman" w:hAnsi="Times New Roman" w:cs="Times New Roman"/>
          <w:sz w:val="24"/>
          <w:szCs w:val="24"/>
        </w:rPr>
        <w:t>ago,</w:t>
      </w:r>
      <w:r w:rsidRPr="001A40BB">
        <w:rPr>
          <w:rFonts w:ascii="Times New Roman" w:hAnsi="Times New Roman" w:cs="Times New Roman"/>
          <w:sz w:val="24"/>
          <w:szCs w:val="24"/>
        </w:rPr>
        <w:t xml:space="preserve"> but have only </w:t>
      </w:r>
      <w:r w:rsidR="00512EA8">
        <w:rPr>
          <w:rFonts w:ascii="Times New Roman" w:hAnsi="Times New Roman" w:cs="Times New Roman"/>
          <w:sz w:val="24"/>
          <w:szCs w:val="24"/>
        </w:rPr>
        <w:t xml:space="preserve">relatively recently </w:t>
      </w:r>
      <w:r w:rsidRPr="001A40BB">
        <w:rPr>
          <w:rFonts w:ascii="Times New Roman" w:hAnsi="Times New Roman" w:cs="Times New Roman"/>
          <w:sz w:val="24"/>
          <w:szCs w:val="24"/>
        </w:rPr>
        <w:t>begun to be utilized for commercial surveying applications</w:t>
      </w:r>
      <w:r w:rsidR="00512EA8">
        <w:rPr>
          <w:rFonts w:ascii="Times New Roman" w:hAnsi="Times New Roman" w:cs="Times New Roman"/>
          <w:sz w:val="24"/>
          <w:szCs w:val="24"/>
        </w:rPr>
        <w:t xml:space="preserve">, leveraging </w:t>
      </w:r>
      <w:r w:rsidRPr="001A40BB">
        <w:rPr>
          <w:rFonts w:ascii="Times New Roman" w:hAnsi="Times New Roman" w:cs="Times New Roman"/>
          <w:sz w:val="24"/>
          <w:szCs w:val="24"/>
        </w:rPr>
        <w:t xml:space="preserve">advances in camera hardware, Unmanned Aerial Systems (UAS), computer processing power, and commercial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-MVS software.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Research into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and MVS in the geomatics community is currently focused on both the accuracy and potential applications of the commercial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software packages such as Agisoft Photoscan </w:t>
      </w:r>
      <w:r w:rsidR="00381F67">
        <w:rPr>
          <w:rFonts w:ascii="Times New Roman" w:hAnsi="Times New Roman" w:cs="Times New Roman"/>
          <w:sz w:val="24"/>
          <w:szCs w:val="24"/>
        </w:rPr>
        <w:t xml:space="preserve">Pro </w:t>
      </w:r>
      <w:r w:rsidRPr="001A40BB">
        <w:rPr>
          <w:rFonts w:ascii="Times New Roman" w:hAnsi="Times New Roman" w:cs="Times New Roman"/>
          <w:sz w:val="24"/>
          <w:szCs w:val="24"/>
        </w:rPr>
        <w:t>and Pix4d</w:t>
      </w:r>
      <w:r w:rsidR="00D5046B">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"10.5194/esurf-4-359-2016", "ISSN" : "2196632X", "abstract" : "\u00a9 2016 Author(s).Photogrammetry and geosciences have been closely linked since the late 19th century due to the acquisition of high-quality 3-D data sets of the environment, but it has so far been restricted to a limited range of remote sensing specialists because of the considerable cost of metric systems for the acquisition and treatment of airborne imagery. Today, a wide range of commercial and open-source software tools enable the generation of 3-D and 4-D models of complex geomorphological features by geoscientists and other non-experts users. In addition, very recent rapid developments in unmanned aerial vehicle (UAV) technology allow for the flexible generation of high-quality aerial surveying and ortho-photography at a relatively low cost. The increasing computing capabilities during the last decade, together with the development of high-performance digital sensors and the important software innovations developed by computer-based vision and visual perception research fields, have extended the rigorous processing of stereoscopic image data to a 3-D point cloud generation from a series of non-calibrated images. Structure-from-motion (SfM) workflows are based upon algorithms for efficient and automatic orientation of large image sets without further data acquisition information, examples including robust feature detectors like the scale-invariant feature transform for 2-D imagery. Nevertheless, the importance of carrying out well-established fieldwork strategies, using proper camera settings, ground control points and ground truth for understanding the different sources of errors, still needs to be adapted in the common scientific practice. This review intends not only to summarise the current state of the art on using SfM workflows in geomorphometry but also to give an overview of terms and fields of application. Furthermore, this article aims to quantify already achieved accuracies and used scales, using different strategies in order to evaluate possible stagnations of current developments and to identify key future challenges. It is our belief that some lessons learned from former articles, scientific reports and book chapters concerning the identification of common errors or \"bad practices&amp;quot; and some other valuable information may help in guiding the future use of SfM photogrammetry in geosciences.", "author" : [ { "dropping-particle" : "", "family" : "Eltner", "given" : "Anette", "non-dropping-particle" : "", "parse-names" : false, "suffix" : "" }, { "dropping-particle" : "", "family" : "Kaiser", "given" : "Andreas", "non-dropping-particle" : "", "parse-names" : false, "suffix" : "" }, { "dropping-particle" : "", "family" : "Castillo", "given" : "Carlos", "non-dropping-particle" : "", "parse-names" : false, "suffix" : "" }, { "dropping-particle" : "", "family" : "Rock", "given" : "Gilles", "non-dropping-particle" : "", "parse-names" : false, "suffix" : "" }, { "dropping-particle" : "", "family" : "Neugirg", "given" : "Fabian", "non-dropping-particle" : "", "parse-names" : false, "suffix" : "" }, { "dropping-particle" : "", "family" : "Abell??n", "given" : "Antonio", "non-dropping-particle" : "", "parse-names" : false, "suffix" : "" } ], "container-title" : "Earth Surface Dynamics", "id" : "ITEM-1", "issue" : "2", "issued" : { "date-parts" : [ [ "2016" ] ] }, "page" : "359-389", "title" : "Image-based surface reconstruction in geomorphometry-merits, limits and developments", "type" : "article-journal", "volume" : "4" }, "uris" : [ "http://www.mendeley.com/documents/?uuid=42b4f8f7-42c2-4113-a6f7-63989656c01e" ] } ], "mendeley" : { "formattedCitation" : "(Eltner et al., 2016)", "plainTextFormattedCitation" : "(Eltner et al., 2016)", "previouslyFormattedCitation" : "(Eltner et al., 2016)"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(Eltner et al., 2016)</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-MVS can vary greatly depending on a variety of factors</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"id" : "ITEM-2",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"ITEM-2",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"(Dandois, Olano, &amp; Ellis, 2015; Smith &amp; Vericat, 2015)", "plainTextFormattedCitation" : "(Dandois, Olano, &amp; Ellis, 2015; Smith &amp; Vericat, 2015)", "previouslyFormattedCitation" : "(Dandois, Olano, &amp; Ellis, 2015; Smith &amp; Vericat,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(Dandois, Olano, &amp; Ellis, 2015; Smith &amp; Vericat, 2015)</w:t>
      </w:r>
      <w:r w:rsidR="00CB7643">
        <w:rPr>
          <w:rFonts w:ascii="Times New Roman" w:hAnsi="Times New Roman" w:cs="Times New Roman"/>
          <w:sz w:val="24"/>
          <w:szCs w:val="24"/>
        </w:rPr>
        <w:fldChar w:fldCharType="end"/>
      </w:r>
      <w:r w:rsidR="005130E4">
        <w:rPr>
          <w:rFonts w:ascii="Times New Roman" w:hAnsi="Times New Roman" w:cs="Times New Roman"/>
          <w:sz w:val="24"/>
          <w:szCs w:val="24"/>
        </w:rPr>
        <w:t xml:space="preserve"> which vary across different experiments </w:t>
      </w:r>
      <w:r w:rsidR="005130E4">
        <w:rPr>
          <w:rFonts w:ascii="Times New Roman" w:hAnsi="Times New Roman" w:cs="Times New Roman"/>
          <w:sz w:val="24"/>
          <w:szCs w:val="24"/>
        </w:rPr>
        <w:fldChar w:fldCharType="begin" w:fldLock="1"/>
      </w:r>
      <w:r w:rsidR="00C81D7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"(Clapuyt, Vanacker, &amp; Van Oost, 2015)", "plainTextFormattedCitation" : "(Clapuyt, Vanacker, &amp; Van Oost, 2015)", "previouslyFormattedCitation" : "(Clapuyt, Vanacker, &amp; Van Oost, 2015)" }, "properties" : { "noteIndex" : 0 }, "schema" : "https://github.com/citation-style-language/schema/raw/master/csl-citation.json" }</w:instrText>
      </w:r>
      <w:r w:rsidR="005130E4">
        <w:rPr>
          <w:rFonts w:ascii="Times New Roman" w:hAnsi="Times New Roman" w:cs="Times New Roman"/>
          <w:sz w:val="24"/>
          <w:szCs w:val="24"/>
        </w:rPr>
        <w:fldChar w:fldCharType="separate"/>
      </w:r>
      <w:r w:rsidR="005130E4" w:rsidRPr="005130E4">
        <w:rPr>
          <w:rFonts w:ascii="Times New Roman" w:hAnsi="Times New Roman" w:cs="Times New Roman"/>
          <w:noProof/>
          <w:sz w:val="24"/>
          <w:szCs w:val="24"/>
        </w:rPr>
        <w:t>(Clapuyt, Vanacker, &amp; Van Oost, 2015)</w:t>
      </w:r>
      <w:r w:rsidR="005130E4">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the geomatics community is currently focused on determining potential use cases where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-MVS derived point</w:t>
      </w:r>
      <w:r w:rsidR="00512EA8">
        <w:rPr>
          <w:rFonts w:ascii="Times New Roman" w:hAnsi="Times New Roman" w:cs="Times New Roman"/>
          <w:sz w:val="24"/>
          <w:szCs w:val="24"/>
        </w:rPr>
        <w:t xml:space="preserve"> </w:t>
      </w:r>
      <w:r w:rsidRPr="001A40BB">
        <w:rPr>
          <w:rFonts w:ascii="Times New Roman" w:hAnsi="Times New Roman" w:cs="Times New Roman"/>
          <w:sz w:val="24"/>
          <w:szCs w:val="24"/>
        </w:rPr>
        <w:t>clouds can begin to replace lidar as an alternative surveying tool,</w:t>
      </w:r>
      <w:r w:rsidR="00985504">
        <w:rPr>
          <w:rFonts w:ascii="Times New Roman" w:hAnsi="Times New Roman" w:cs="Times New Roman"/>
          <w:sz w:val="24"/>
          <w:szCs w:val="24"/>
        </w:rPr>
        <w:t xml:space="preserve"> without sacrificing accuracy</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"ITEM-1",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"ITEM-2",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"ITEM-2",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"(Micheletti, Chandler, &amp; Lane, 2015; Naumann, Geist, Bill, Niemeyer, &amp; Grenzd\u00f6rffer, 2013)", "plainTextFormattedCitation" : "(Micheletti, Chandler, &amp; Lane, 2015; Naumann, Geist, Bill, Niemeyer, &amp; Grenzd\u00f6rffer, 2013)", "previouslyFormattedCitation" : "(Micheletti, Chandler, &amp; Lane, 2015; Naumann, Geist, Bill, Niemeyer, &amp; Grenzd\u00f6rffer, 2013)"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(Micheletti, Chandler, &amp; Lane, 2015; Naumann, Geist, Bill, Niemeyer, &amp; Grenzdörffer, 2013)</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most common methodology for assessing the use cases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-MVS algorithms is to collect data in the field using a UAS and compare the data to </w:t>
      </w:r>
      <w:proofErr w:type="spellStart"/>
      <w:r w:rsidRPr="001A40BB">
        <w:rPr>
          <w:rFonts w:ascii="Times New Roman" w:hAnsi="Times New Roman" w:cs="Times New Roman"/>
          <w:sz w:val="24"/>
          <w:szCs w:val="24"/>
        </w:rPr>
        <w:t>lidar</w:t>
      </w:r>
      <w:proofErr w:type="spellEnd"/>
      <w:r w:rsidRPr="001A40BB">
        <w:rPr>
          <w:rFonts w:ascii="Times New Roman" w:hAnsi="Times New Roman" w:cs="Times New Roman"/>
          <w:sz w:val="24"/>
          <w:szCs w:val="24"/>
        </w:rPr>
        <w:t xml:space="preserve">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It is difficult to constrain many of the independent variables using this methodology, and the data acquisition can be expensive and time consuming.</w:t>
      </w:r>
      <w:r w:rsidR="005130E4">
        <w:rPr>
          <w:rFonts w:ascii="Times New Roman" w:hAnsi="Times New Roman" w:cs="Times New Roman"/>
          <w:sz w:val="24"/>
          <w:szCs w:val="24"/>
        </w:rPr>
        <w:t xml:space="preserve"> </w:t>
      </w:r>
      <w:r w:rsidRPr="001A40BB">
        <w:rPr>
          <w:rFonts w:ascii="Times New Roman" w:hAnsi="Times New Roman" w:cs="Times New Roman"/>
          <w:sz w:val="24"/>
          <w:szCs w:val="24"/>
        </w:rPr>
        <w:t>We propose a</w:t>
      </w:r>
      <w:r w:rsidR="008A53CC">
        <w:rPr>
          <w:rFonts w:ascii="Times New Roman" w:hAnsi="Times New Roman" w:cs="Times New Roman"/>
          <w:sz w:val="24"/>
          <w:szCs w:val="24"/>
        </w:rPr>
        <w:t>n open source</w:t>
      </w:r>
      <w:r w:rsidRPr="001A40BB">
        <w:rPr>
          <w:rFonts w:ascii="Times New Roman" w:hAnsi="Times New Roman" w:cs="Times New Roman"/>
          <w:sz w:val="24"/>
          <w:szCs w:val="24"/>
        </w:rPr>
        <w:t xml:space="preserve"> computer graphics based workflow to simulate various scenes and maintain full control over the ground-truth and the camera parameters.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workflow will allow </w:t>
      </w:r>
      <w:r w:rsidR="008A53CC">
        <w:rPr>
          <w:rFonts w:ascii="Times New Roman" w:hAnsi="Times New Roman" w:cs="Times New Roman"/>
          <w:sz w:val="24"/>
          <w:szCs w:val="24"/>
        </w:rPr>
        <w:t>researchers</w:t>
      </w:r>
      <w:r w:rsidRPr="001A40BB">
        <w:rPr>
          <w:rFonts w:ascii="Times New Roman" w:hAnsi="Times New Roman" w:cs="Times New Roman"/>
          <w:sz w:val="24"/>
          <w:szCs w:val="24"/>
        </w:rPr>
        <w:t xml:space="preserve"> to perform more robust experiments to assess the feasibility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-MVS in various applications.</w:t>
      </w:r>
    </w:p>
    <w:p w14:paraId="757EDDF9" w14:textId="08DB790D"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3D reconstruction methods used in most c</w:t>
      </w:r>
      <w:r w:rsidR="008A53CC">
        <w:rPr>
          <w:rFonts w:ascii="Times New Roman" w:hAnsi="Times New Roman" w:cs="Times New Roman"/>
          <w:sz w:val="24"/>
          <w:szCs w:val="24"/>
        </w:rPr>
        <w:t>ommercial software consist of a</w:t>
      </w:r>
      <w:r w:rsidR="00512EA8">
        <w:rPr>
          <w:rFonts w:ascii="Times New Roman" w:hAnsi="Times New Roman" w:cs="Times New Roman"/>
          <w:sz w:val="24"/>
          <w:szCs w:val="24"/>
        </w:rPr>
        <w:t>n</w:t>
      </w:r>
      <w:r w:rsidRPr="001A40BB">
        <w:rPr>
          <w:rFonts w:ascii="Times New Roman" w:hAnsi="Times New Roman" w:cs="Times New Roman"/>
          <w:sz w:val="24"/>
          <w:szCs w:val="24"/>
        </w:rPr>
        <w:t xml:space="preserv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 first to solve for camera exterior an</w:t>
      </w:r>
      <w:r w:rsidR="008A53CC">
        <w:rPr>
          <w:rFonts w:ascii="Times New Roman" w:hAnsi="Times New Roman" w:cs="Times New Roman"/>
          <w:sz w:val="24"/>
          <w:szCs w:val="24"/>
        </w:rPr>
        <w:t xml:space="preserve">d interior orientations, </w:t>
      </w:r>
      <w:r w:rsidR="00512EA8">
        <w:rPr>
          <w:rFonts w:ascii="Times New Roman" w:hAnsi="Times New Roman" w:cs="Times New Roman"/>
          <w:sz w:val="24"/>
          <w:szCs w:val="24"/>
        </w:rPr>
        <w:t xml:space="preserve">followed by </w:t>
      </w:r>
      <w:r w:rsidR="008A53CC">
        <w:rPr>
          <w:rFonts w:ascii="Times New Roman" w:hAnsi="Times New Roman" w:cs="Times New Roman"/>
          <w:sz w:val="24"/>
          <w:szCs w:val="24"/>
        </w:rPr>
        <w:t>a</w:t>
      </w:r>
      <w:r w:rsidR="00512EA8">
        <w:rPr>
          <w:rFonts w:ascii="Times New Roman" w:hAnsi="Times New Roman" w:cs="Times New Roman"/>
          <w:sz w:val="24"/>
          <w:szCs w:val="24"/>
        </w:rPr>
        <w:t>n</w:t>
      </w:r>
      <w:r w:rsidRPr="001A40BB">
        <w:rPr>
          <w:rFonts w:ascii="Times New Roman" w:hAnsi="Times New Roman" w:cs="Times New Roman"/>
          <w:sz w:val="24"/>
          <w:szCs w:val="24"/>
        </w:rPr>
        <w:t xml:space="preserve"> MVS algorithm to increase the density of the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Unordered photographs are input into the software, and a keypoint detection algorithm such as </w:t>
      </w:r>
      <w:r w:rsidR="00CB7643">
        <w:rPr>
          <w:rFonts w:ascii="Times New Roman" w:hAnsi="Times New Roman" w:cs="Times New Roman"/>
          <w:sz w:val="24"/>
          <w:szCs w:val="24"/>
        </w:rPr>
        <w:t>Scale Invariant Feature Transform</w:t>
      </w:r>
      <w:r w:rsidR="00512EA8">
        <w:rPr>
          <w:rFonts w:ascii="Times New Roman" w:hAnsi="Times New Roman" w:cs="Times New Roman"/>
          <w:sz w:val="24"/>
          <w:szCs w:val="24"/>
        </w:rPr>
        <w:t xml:space="preserve"> </w:t>
      </w:r>
      <w:r w:rsidR="00CB7643">
        <w:rPr>
          <w:rFonts w:ascii="Times New Roman" w:hAnsi="Times New Roman" w:cs="Times New Roman"/>
          <w:sz w:val="24"/>
          <w:szCs w:val="24"/>
        </w:rPr>
        <w:t>(</w:t>
      </w:r>
      <w:r w:rsidRPr="001A40BB">
        <w:rPr>
          <w:rFonts w:ascii="Times New Roman" w:hAnsi="Times New Roman" w:cs="Times New Roman"/>
          <w:sz w:val="24"/>
          <w:szCs w:val="24"/>
        </w:rPr>
        <w:t>SIFT</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"http://dx.doi.org/10.1023/B:VISI.0000029664.99615.94", "ISBN" : "1568811012", "ISSN" : "0920-5691", "PMID" : "20064111", "abstract" : "This paper presents a method for extracting distinctive invariant features from images that can be used to perform reliable matching between different views of an object or scene. The features are invariant to image scale and rotation, and are shown to provide robust matching across a substantial range of affine distortion, change in 3D viewpoint, addition of noise, and change in illumination. The features are highly distinctive, in the sense that a single feature can be correctly matched with high probability against a large database of features from many images. This paper also describes an approach to using these features for object recognition. The recognition proceeds by matching individual features to a database of features from known objects using a fast nearest-neighbor algorithm, followed by a Hough transform to identify clusters belonging to a single object, and finally performing verification through least-squares solution for consistent pose parameters. This approach to recognition can robustly identify objects among clutter and occlusion while achieving near real-time performance.", "author" : [ { "dropping-particle" : "", "family" : "Lowe", "given" : "David G", "non-dropping-particle" : "", "parse-names" : false, "suffix" : "" } ], "container-title" : "Int\u2019l Journal of Computer Vision", "id" : "ITEM-1", "issued" : { "date-parts" : [ [ "2004" ] ] }, "page" : "91-11020042", "title" : "Distinctive image features from scale invariant keypoints", "type" : "article-journal", "volume" : "60" }, "uris" : [ "http://www.mendeley.com/documents/?uuid=c910c0c4-80ea-4eb6-88d5-3863805771c9" ] } ], "mendeley" : { "formattedCitation" : "(Lowe, 2004)", "plainTextFormattedCitation" : "(Lowe, 2004)", "previouslyFormattedCitation" : "(Lowe, 2004)"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(Lowe, 2004)</w:t>
      </w:r>
      <w:r w:rsidR="00CB7643">
        <w:rPr>
          <w:rFonts w:ascii="Times New Roman" w:hAnsi="Times New Roman" w:cs="Times New Roman"/>
          <w:sz w:val="24"/>
          <w:szCs w:val="24"/>
        </w:rPr>
        <w:fldChar w:fldCharType="end"/>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is used to detect keypoints and correspondences between images.</w:t>
      </w:r>
      <w:r w:rsidR="002A5482">
        <w:rPr>
          <w:rFonts w:ascii="Times New Roman" w:hAnsi="Times New Roman" w:cs="Times New Roman"/>
          <w:sz w:val="24"/>
          <w:szCs w:val="24"/>
        </w:rPr>
        <w:t xml:space="preserve"> </w:t>
      </w:r>
      <w:r w:rsidR="008A53CC">
        <w:rPr>
          <w:rFonts w:ascii="Times New Roman" w:hAnsi="Times New Roman" w:cs="Times New Roman"/>
          <w:sz w:val="24"/>
          <w:szCs w:val="24"/>
        </w:rPr>
        <w:t>A bundle adjustment is performed to minimize the errors in the correspondences.</w:t>
      </w:r>
      <w:r w:rsidR="002A5482">
        <w:rPr>
          <w:rFonts w:ascii="Times New Roman" w:hAnsi="Times New Roman" w:cs="Times New Roman"/>
          <w:sz w:val="24"/>
          <w:szCs w:val="24"/>
        </w:rPr>
        <w:t xml:space="preserve"> </w:t>
      </w:r>
      <w:r w:rsidR="008A53CC">
        <w:rPr>
          <w:rFonts w:ascii="Times New Roman" w:hAnsi="Times New Roman" w:cs="Times New Roman"/>
          <w:sz w:val="24"/>
          <w:szCs w:val="24"/>
        </w:rPr>
        <w:t xml:space="preserve">In addition to solving for camera interior and exterior orientation, the </w:t>
      </w:r>
      <w:proofErr w:type="spellStart"/>
      <w:r w:rsidR="008A53CC">
        <w:rPr>
          <w:rFonts w:ascii="Times New Roman" w:hAnsi="Times New Roman" w:cs="Times New Roman"/>
          <w:sz w:val="24"/>
          <w:szCs w:val="24"/>
        </w:rPr>
        <w:t>SfM</w:t>
      </w:r>
      <w:proofErr w:type="spellEnd"/>
      <w:r w:rsidR="008A53CC">
        <w:rPr>
          <w:rFonts w:ascii="Times New Roman" w:hAnsi="Times New Roman" w:cs="Times New Roman"/>
          <w:sz w:val="24"/>
          <w:szCs w:val="24"/>
        </w:rPr>
        <w:t xml:space="preserve"> algorithm also generates a sparse </w:t>
      </w:r>
      <w:proofErr w:type="spellStart"/>
      <w:r w:rsidR="008A53CC">
        <w:rPr>
          <w:rFonts w:ascii="Times New Roman" w:hAnsi="Times New Roman" w:cs="Times New Roman"/>
          <w:sz w:val="24"/>
          <w:szCs w:val="24"/>
        </w:rPr>
        <w:t>pointcloud</w:t>
      </w:r>
      <w:proofErr w:type="spellEnd"/>
      <w:r w:rsidR="008A53CC">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bundle adjustment is performed to optimize the matches.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Without any additional information, the coordinate system is arbitrary in translation and rotation with an inaccurate scale.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To further constrain the problem and develop a </w:t>
      </w:r>
      <w:proofErr w:type="spellStart"/>
      <w:r w:rsidRPr="001A40BB">
        <w:rPr>
          <w:rFonts w:ascii="Times New Roman" w:hAnsi="Times New Roman" w:cs="Times New Roman"/>
          <w:sz w:val="24"/>
          <w:szCs w:val="24"/>
        </w:rPr>
        <w:t>georectified</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pointcloud</w:t>
      </w:r>
      <w:proofErr w:type="spellEnd"/>
      <w:r w:rsidR="008A53CC">
        <w:rPr>
          <w:rFonts w:ascii="Times New Roman" w:hAnsi="Times New Roman" w:cs="Times New Roman"/>
          <w:sz w:val="24"/>
          <w:szCs w:val="24"/>
        </w:rPr>
        <w:t>,</w:t>
      </w:r>
      <w:r w:rsidRPr="001A40BB">
        <w:rPr>
          <w:rFonts w:ascii="Times New Roman" w:hAnsi="Times New Roman" w:cs="Times New Roman"/>
          <w:sz w:val="24"/>
          <w:szCs w:val="24"/>
        </w:rPr>
        <w:t xml:space="preserve"> Ground Control Points</w:t>
      </w:r>
      <w:r w:rsidR="00512EA8">
        <w:rPr>
          <w:rFonts w:ascii="Times New Roman" w:hAnsi="Times New Roman" w:cs="Times New Roman"/>
          <w:sz w:val="24"/>
          <w:szCs w:val="24"/>
        </w:rPr>
        <w:t xml:space="preserve"> </w:t>
      </w:r>
      <w:r w:rsidRPr="001A40BB">
        <w:rPr>
          <w:rFonts w:ascii="Times New Roman" w:hAnsi="Times New Roman" w:cs="Times New Roman"/>
          <w:sz w:val="24"/>
          <w:szCs w:val="24"/>
        </w:rPr>
        <w:t>(GCPs) and/or Initial Camera Positions are used to constrain the solution.</w:t>
      </w:r>
      <w:r w:rsidR="002A5482">
        <w:rPr>
          <w:rFonts w:ascii="Times New Roman" w:hAnsi="Times New Roman" w:cs="Times New Roman"/>
          <w:sz w:val="24"/>
          <w:szCs w:val="24"/>
        </w:rPr>
        <w:t xml:space="preserve"> </w:t>
      </w:r>
      <w:r w:rsidR="008A53CC">
        <w:rPr>
          <w:rFonts w:ascii="Times New Roman" w:hAnsi="Times New Roman" w:cs="Times New Roman"/>
          <w:sz w:val="24"/>
          <w:szCs w:val="24"/>
        </w:rPr>
        <w:t>The number of parameters that are solved for can also be reduced by inputting a camera calibration</w:t>
      </w:r>
      <w:r w:rsidRPr="001A40BB">
        <w:rPr>
          <w:rFonts w:ascii="Times New Roman" w:hAnsi="Times New Roman" w:cs="Times New Roman"/>
          <w:sz w:val="24"/>
          <w:szCs w:val="24"/>
        </w:rPr>
        <w:t>, however</w:t>
      </w:r>
      <w:r w:rsidR="008A53CC">
        <w:rPr>
          <w:rFonts w:ascii="Times New Roman" w:hAnsi="Times New Roman" w:cs="Times New Roman"/>
          <w:sz w:val="24"/>
          <w:szCs w:val="24"/>
        </w:rPr>
        <w:t xml:space="preserve"> only</w:t>
      </w:r>
      <w:r w:rsidRPr="001A40BB">
        <w:rPr>
          <w:rFonts w:ascii="Times New Roman" w:hAnsi="Times New Roman" w:cs="Times New Roman"/>
          <w:sz w:val="24"/>
          <w:szCs w:val="24"/>
        </w:rPr>
        <w:t xml:space="preserve"> inputting a camera calibration file </w:t>
      </w:r>
      <w:r w:rsidR="008A53CC">
        <w:rPr>
          <w:rFonts w:ascii="Times New Roman" w:hAnsi="Times New Roman" w:cs="Times New Roman"/>
          <w:sz w:val="24"/>
          <w:szCs w:val="24"/>
        </w:rPr>
        <w:t xml:space="preserve">with no camera positions or GCP coordinates </w:t>
      </w:r>
      <w:r w:rsidRPr="001A40BB">
        <w:rPr>
          <w:rFonts w:ascii="Times New Roman" w:hAnsi="Times New Roman" w:cs="Times New Roman"/>
          <w:sz w:val="24"/>
          <w:szCs w:val="24"/>
        </w:rPr>
        <w:t>will only help resolve the scale of the pointcloud coordinate system, not the absolute translation and rotation.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input data can be used to generate an absolute coordinate system either with a Helmert transformation after the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is generated </w:t>
      </w:r>
      <w:r w:rsidR="00CB7643">
        <w:rPr>
          <w:rFonts w:ascii="Times New Roman" w:hAnsi="Times New Roman" w:cs="Times New Roman"/>
          <w:sz w:val="24"/>
          <w:szCs w:val="24"/>
        </w:rPr>
        <w:fldChar w:fldCharType="begin" w:fldLock="1"/>
      </w:r>
      <w:r w:rsidR="00C81D7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"(Clapuyt et al., 2015)", "plainTextFormattedCitation" : "(Clapuyt et al., 2015)", "previouslyFormattedCitation" : "(Clapuyt et al.,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5130E4" w:rsidRPr="005130E4">
        <w:rPr>
          <w:rFonts w:ascii="Times New Roman" w:hAnsi="Times New Roman" w:cs="Times New Roman"/>
          <w:noProof/>
          <w:sz w:val="24"/>
          <w:szCs w:val="24"/>
        </w:rPr>
        <w:t>(Clapuyt et al., 2015)</w:t>
      </w:r>
      <w:r w:rsidR="00CB7643">
        <w:rPr>
          <w:rFonts w:ascii="Times New Roman" w:hAnsi="Times New Roman" w:cs="Times New Roman"/>
          <w:sz w:val="24"/>
          <w:szCs w:val="24"/>
        </w:rPr>
        <w:fldChar w:fldCharType="end"/>
      </w:r>
      <w:r w:rsidR="00512EA8">
        <w:rPr>
          <w:rFonts w:ascii="Times New Roman" w:hAnsi="Times New Roman" w:cs="Times New Roman"/>
          <w:sz w:val="24"/>
          <w:szCs w:val="24"/>
        </w:rPr>
        <w:t xml:space="preserve">, </w:t>
      </w:r>
      <w:r w:rsidRPr="001A40BB">
        <w:rPr>
          <w:rFonts w:ascii="Times New Roman" w:hAnsi="Times New Roman" w:cs="Times New Roman"/>
          <w:sz w:val="24"/>
          <w:szCs w:val="24"/>
        </w:rPr>
        <w:t xml:space="preserve">or using </w:t>
      </w:r>
      <w:r w:rsidR="00381F67" w:rsidRPr="001A40BB">
        <w:rPr>
          <w:rFonts w:ascii="Times New Roman" w:hAnsi="Times New Roman" w:cs="Times New Roman"/>
          <w:sz w:val="24"/>
          <w:szCs w:val="24"/>
        </w:rPr>
        <w:t>an</w:t>
      </w:r>
      <w:r w:rsidRPr="001A40BB">
        <w:rPr>
          <w:rFonts w:ascii="Times New Roman" w:hAnsi="Times New Roman" w:cs="Times New Roman"/>
          <w:sz w:val="24"/>
          <w:szCs w:val="24"/>
        </w:rPr>
        <w:t xml:space="preserve"> optimization within the bundle adjustment.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optimization </w:t>
      </w:r>
      <w:r w:rsidR="008A53CC">
        <w:rPr>
          <w:rFonts w:ascii="Times New Roman" w:hAnsi="Times New Roman" w:cs="Times New Roman"/>
          <w:sz w:val="24"/>
          <w:szCs w:val="24"/>
        </w:rPr>
        <w:t xml:space="preserve">of the bundle adjustment </w:t>
      </w:r>
      <w:r w:rsidRPr="001A40BB">
        <w:rPr>
          <w:rFonts w:ascii="Times New Roman" w:hAnsi="Times New Roman" w:cs="Times New Roman"/>
          <w:sz w:val="24"/>
          <w:szCs w:val="24"/>
        </w:rPr>
        <w:t>will generate more accurate results.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interior </w:t>
      </w:r>
      <w:r w:rsidR="008A53CC">
        <w:rPr>
          <w:rFonts w:ascii="Times New Roman" w:hAnsi="Times New Roman" w:cs="Times New Roman"/>
          <w:sz w:val="24"/>
          <w:szCs w:val="24"/>
        </w:rPr>
        <w:t>orientation,</w:t>
      </w:r>
      <w:r w:rsidRPr="001A40BB">
        <w:rPr>
          <w:rFonts w:ascii="Times New Roman" w:hAnsi="Times New Roman" w:cs="Times New Roman"/>
          <w:sz w:val="24"/>
          <w:szCs w:val="24"/>
        </w:rPr>
        <w:t xml:space="preserve"> exterior orientation</w:t>
      </w:r>
      <w:r w:rsidR="008A53CC">
        <w:rPr>
          <w:rFonts w:ascii="Times New Roman" w:hAnsi="Times New Roman" w:cs="Times New Roman"/>
          <w:sz w:val="24"/>
          <w:szCs w:val="24"/>
        </w:rPr>
        <w:t xml:space="preserve">, and </w:t>
      </w:r>
      <w:r w:rsidR="00005081">
        <w:rPr>
          <w:rFonts w:ascii="Times New Roman" w:hAnsi="Times New Roman" w:cs="Times New Roman"/>
          <w:sz w:val="24"/>
          <w:szCs w:val="24"/>
        </w:rPr>
        <w:t xml:space="preserve">image </w:t>
      </w:r>
      <w:r w:rsidR="008A53CC">
        <w:rPr>
          <w:rFonts w:ascii="Times New Roman" w:hAnsi="Times New Roman" w:cs="Times New Roman"/>
          <w:sz w:val="24"/>
          <w:szCs w:val="24"/>
        </w:rPr>
        <w:t>correspondences</w:t>
      </w:r>
      <w:r w:rsidRPr="001A40BB">
        <w:rPr>
          <w:rFonts w:ascii="Times New Roman" w:hAnsi="Times New Roman" w:cs="Times New Roman"/>
          <w:sz w:val="24"/>
          <w:szCs w:val="24"/>
        </w:rPr>
        <w:t xml:space="preserve"> for each image </w:t>
      </w:r>
      <w:r w:rsidR="008A53CC">
        <w:rPr>
          <w:rFonts w:ascii="Times New Roman" w:hAnsi="Times New Roman" w:cs="Times New Roman"/>
          <w:sz w:val="24"/>
          <w:szCs w:val="24"/>
        </w:rPr>
        <w:t>are</w:t>
      </w:r>
      <w:r w:rsidRPr="001A40BB">
        <w:rPr>
          <w:rFonts w:ascii="Times New Roman" w:hAnsi="Times New Roman" w:cs="Times New Roman"/>
          <w:sz w:val="24"/>
          <w:szCs w:val="24"/>
        </w:rPr>
        <w:t xml:space="preserve"> used as the input to the MVS algorithm, which generates a </w:t>
      </w:r>
      <w:r w:rsidR="00381F67" w:rsidRPr="001A40BB">
        <w:rPr>
          <w:rFonts w:ascii="Times New Roman" w:hAnsi="Times New Roman" w:cs="Times New Roman"/>
          <w:sz w:val="24"/>
          <w:szCs w:val="24"/>
        </w:rPr>
        <w:t>denser</w:t>
      </w:r>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del w:id="4" w:author="Richie" w:date="2017-01-27T17:04:00Z">
        <w:r w:rsidRPr="001A40BB" w:rsidDel="00853CA7">
          <w:rPr>
            <w:rFonts w:ascii="Times New Roman" w:hAnsi="Times New Roman" w:cs="Times New Roman"/>
            <w:sz w:val="24"/>
            <w:szCs w:val="24"/>
          </w:rPr>
          <w:delText xml:space="preserve">The </w:delText>
        </w:r>
      </w:del>
      <w:ins w:id="5" w:author="Richie" w:date="2017-01-27T17:04:00Z">
        <w:r w:rsidR="00853CA7">
          <w:rPr>
            <w:rFonts w:ascii="Times New Roman" w:hAnsi="Times New Roman" w:cs="Times New Roman"/>
            <w:sz w:val="24"/>
            <w:szCs w:val="24"/>
          </w:rPr>
          <w:t>Some of the common</w:t>
        </w:r>
        <w:r w:rsidR="00853CA7" w:rsidRPr="001A40BB">
          <w:rPr>
            <w:rFonts w:ascii="Times New Roman" w:hAnsi="Times New Roman" w:cs="Times New Roman"/>
            <w:sz w:val="24"/>
            <w:szCs w:val="24"/>
          </w:rPr>
          <w:t xml:space="preserve"> </w:t>
        </w:r>
      </w:ins>
      <w:r w:rsidRPr="001A40BB">
        <w:rPr>
          <w:rFonts w:ascii="Times New Roman" w:hAnsi="Times New Roman" w:cs="Times New Roman"/>
          <w:sz w:val="24"/>
          <w:szCs w:val="24"/>
        </w:rPr>
        <w:t>MVS algorithm</w:t>
      </w:r>
      <w:ins w:id="6" w:author="Richie" w:date="2017-01-27T17:04:00Z">
        <w:r w:rsidR="00853CA7">
          <w:rPr>
            <w:rFonts w:ascii="Times New Roman" w:hAnsi="Times New Roman" w:cs="Times New Roman"/>
            <w:sz w:val="24"/>
            <w:szCs w:val="24"/>
          </w:rPr>
          <w:t>s</w:t>
        </w:r>
      </w:ins>
      <w:r w:rsidRPr="001A40BB">
        <w:rPr>
          <w:rFonts w:ascii="Times New Roman" w:hAnsi="Times New Roman" w:cs="Times New Roman"/>
          <w:sz w:val="24"/>
          <w:szCs w:val="24"/>
        </w:rPr>
        <w:t xml:space="preserve"> </w:t>
      </w:r>
      <w:del w:id="7" w:author="Richie" w:date="2017-01-27T17:04:00Z">
        <w:r w:rsidRPr="001A40BB" w:rsidDel="00853CA7">
          <w:rPr>
            <w:rFonts w:ascii="Times New Roman" w:hAnsi="Times New Roman" w:cs="Times New Roman"/>
            <w:sz w:val="24"/>
            <w:szCs w:val="24"/>
          </w:rPr>
          <w:delText xml:space="preserve">can </w:delText>
        </w:r>
      </w:del>
      <w:r w:rsidRPr="001A40BB">
        <w:rPr>
          <w:rFonts w:ascii="Times New Roman" w:hAnsi="Times New Roman" w:cs="Times New Roman"/>
          <w:sz w:val="24"/>
          <w:szCs w:val="24"/>
        </w:rPr>
        <w:t xml:space="preserve">generate more correspondences </w:t>
      </w:r>
      <w:ins w:id="8" w:author="Richie" w:date="2017-01-27T17:04:00Z">
        <w:r w:rsidR="00853CA7">
          <w:rPr>
            <w:rFonts w:ascii="Times New Roman" w:hAnsi="Times New Roman" w:cs="Times New Roman"/>
            <w:sz w:val="24"/>
            <w:szCs w:val="24"/>
          </w:rPr>
          <w:t xml:space="preserve">by </w:t>
        </w:r>
      </w:ins>
      <w:del w:id="9" w:author="Richie" w:date="2017-01-27T17:04:00Z">
        <w:r w:rsidRPr="001A40BB" w:rsidDel="00853CA7">
          <w:rPr>
            <w:rFonts w:ascii="Times New Roman" w:hAnsi="Times New Roman" w:cs="Times New Roman"/>
            <w:sz w:val="24"/>
            <w:szCs w:val="24"/>
          </w:rPr>
          <w:delText xml:space="preserve">because it </w:delText>
        </w:r>
      </w:del>
      <w:r w:rsidR="00B31E83">
        <w:rPr>
          <w:rFonts w:ascii="Times New Roman" w:hAnsi="Times New Roman" w:cs="Times New Roman"/>
          <w:sz w:val="24"/>
          <w:szCs w:val="24"/>
        </w:rPr>
        <w:t>utiliz</w:t>
      </w:r>
      <w:ins w:id="10" w:author="Richie" w:date="2017-01-27T17:04:00Z">
        <w:r w:rsidR="00853CA7">
          <w:rPr>
            <w:rFonts w:ascii="Times New Roman" w:hAnsi="Times New Roman" w:cs="Times New Roman"/>
            <w:sz w:val="24"/>
            <w:szCs w:val="24"/>
          </w:rPr>
          <w:t>ing</w:t>
        </w:r>
      </w:ins>
      <w:del w:id="11" w:author="Richie" w:date="2017-01-27T17:04:00Z">
        <w:r w:rsidR="00B31E83" w:rsidDel="00853CA7">
          <w:rPr>
            <w:rFonts w:ascii="Times New Roman" w:hAnsi="Times New Roman" w:cs="Times New Roman"/>
            <w:sz w:val="24"/>
            <w:szCs w:val="24"/>
          </w:rPr>
          <w:delText>es</w:delText>
        </w:r>
      </w:del>
      <w:r w:rsidRPr="001A40BB">
        <w:rPr>
          <w:rFonts w:ascii="Times New Roman" w:hAnsi="Times New Roman" w:cs="Times New Roman"/>
          <w:sz w:val="24"/>
          <w:szCs w:val="24"/>
        </w:rPr>
        <w:t xml:space="preserve"> a search along the </w:t>
      </w:r>
      <w:proofErr w:type="spellStart"/>
      <w:r w:rsidRPr="001A40BB">
        <w:rPr>
          <w:rFonts w:ascii="Times New Roman" w:hAnsi="Times New Roman" w:cs="Times New Roman"/>
          <w:sz w:val="24"/>
          <w:szCs w:val="24"/>
        </w:rPr>
        <w:t>epipolar</w:t>
      </w:r>
      <w:proofErr w:type="spellEnd"/>
      <w:r w:rsidRPr="001A40BB">
        <w:rPr>
          <w:rFonts w:ascii="Times New Roman" w:hAnsi="Times New Roman" w:cs="Times New Roman"/>
          <w:sz w:val="24"/>
          <w:szCs w:val="24"/>
        </w:rPr>
        <w:t xml:space="preserve"> line between </w:t>
      </w:r>
      <w:ins w:id="12" w:author="Richie" w:date="2017-01-27T17:06:00Z">
        <w:r w:rsidR="00853CA7">
          <w:rPr>
            <w:rFonts w:ascii="Times New Roman" w:hAnsi="Times New Roman" w:cs="Times New Roman"/>
            <w:sz w:val="24"/>
            <w:szCs w:val="24"/>
          </w:rPr>
          <w:t xml:space="preserve">corresponding </w:t>
        </w:r>
      </w:ins>
      <w:del w:id="13" w:author="Richie" w:date="2017-01-27T17:06:00Z">
        <w:r w:rsidRPr="001A40BB" w:rsidDel="00853CA7">
          <w:rPr>
            <w:rFonts w:ascii="Times New Roman" w:hAnsi="Times New Roman" w:cs="Times New Roman"/>
            <w:sz w:val="24"/>
            <w:szCs w:val="24"/>
          </w:rPr>
          <w:delText xml:space="preserve">two </w:delText>
        </w:r>
      </w:del>
      <w:r w:rsidRPr="001A40BB">
        <w:rPr>
          <w:rFonts w:ascii="Times New Roman" w:hAnsi="Times New Roman" w:cs="Times New Roman"/>
          <w:sz w:val="24"/>
          <w:szCs w:val="24"/>
        </w:rPr>
        <w:t>images due to the known interior and exterior orientation</w:t>
      </w:r>
      <w:ins w:id="14" w:author="Richie" w:date="2017-01-27T17:06:00Z">
        <w:r w:rsidR="00853CA7">
          <w:rPr>
            <w:rFonts w:ascii="Times New Roman" w:hAnsi="Times New Roman" w:cs="Times New Roman"/>
            <w:sz w:val="24"/>
            <w:szCs w:val="24"/>
          </w:rPr>
          <w:t>s</w:t>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the accuracy of the MVS algorithm is highly dependent on </w:t>
      </w:r>
      <w:r w:rsidRPr="001A40BB">
        <w:rPr>
          <w:rFonts w:ascii="Times New Roman" w:hAnsi="Times New Roman" w:cs="Times New Roman"/>
          <w:sz w:val="24"/>
          <w:szCs w:val="24"/>
        </w:rPr>
        <w:lastRenderedPageBreak/>
        <w:t xml:space="preserve">the accuracy of the parameters calculated with the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algorithm.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detailed explanation of the various MVS a</w:t>
      </w:r>
      <w:r w:rsidR="00CB7643">
        <w:rPr>
          <w:rFonts w:ascii="Times New Roman" w:hAnsi="Times New Roman" w:cs="Times New Roman"/>
          <w:sz w:val="24"/>
          <w:szCs w:val="24"/>
        </w:rPr>
        <w:t xml:space="preserve">lgorithms can be found in the book “Multi-view stereo: A </w:t>
      </w:r>
      <w:r w:rsidR="008B5DE9">
        <w:rPr>
          <w:rFonts w:ascii="Times New Roman" w:hAnsi="Times New Roman" w:cs="Times New Roman"/>
          <w:sz w:val="24"/>
          <w:szCs w:val="24"/>
        </w:rPr>
        <w:t>T</w:t>
      </w:r>
      <w:r w:rsidR="00CB7643">
        <w:rPr>
          <w:rFonts w:ascii="Times New Roman" w:hAnsi="Times New Roman" w:cs="Times New Roman"/>
          <w:sz w:val="24"/>
          <w:szCs w:val="24"/>
        </w:rPr>
        <w:t xml:space="preserve">utorial” </w:t>
      </w:r>
      <w:r w:rsidR="00CB7643">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"10.1561/0600000052", "ISSN" : "1572-2740", "author" : [ { "dropping-particle" : "", "family" : "Furukawa", "given" : "Yasutaka", "non-dropping-particle" : "", "parse-names" : false, "suffix" : "" }, { "dropping-particle" : "", "family" : "Hern\u00e1ndez", "given" : "Carlos", "non-dropping-particle" : "", "parse-names" : false, "suffix" : "" } ], "container-title" : "Foundations and Trends\u00ae in Computer Graphics and Vision", "id" : "ITEM-1", "issue" : "1-2", "issued" : { "date-parts" : [ [ "2015" ] ] }, "page" : "1-148", "title" : "Multi-View Stereo: A Tutorial", "type" : "article-journal", "volume" : "9" }, "uris" : [ "http://www.mendeley.com/documents/?uuid=948efa65-d02c-4f00-a0c1-59202e8c5e5b" ] } ], "mendeley" : { "formattedCitation" : "(Furukawa &amp; Hern\u00e1ndez, 2015)", "plainTextFormattedCitation" : "(Furukawa &amp; Hern\u00e1ndez, 2015)", "previouslyFormattedCitation" : "(Furukawa &amp; Hern\u00e1ndez,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(Furukawa &amp; Hernández, 2015)</w:t>
      </w:r>
      <w:r w:rsidR="00CB7643">
        <w:rPr>
          <w:rFonts w:ascii="Times New Roman" w:hAnsi="Times New Roman" w:cs="Times New Roman"/>
          <w:sz w:val="24"/>
          <w:szCs w:val="24"/>
        </w:rPr>
        <w:fldChar w:fldCharType="end"/>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Each of these algorithms also assumes that the scene is rigid with constant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surfaces, and deviations from these assump</w:t>
      </w:r>
      <w:r w:rsidR="00E87DFC">
        <w:rPr>
          <w:rFonts w:ascii="Times New Roman" w:hAnsi="Times New Roman" w:cs="Times New Roman"/>
          <w:sz w:val="24"/>
          <w:szCs w:val="24"/>
        </w:rPr>
        <w:t xml:space="preserve">tions will </w:t>
      </w:r>
      <w:r w:rsidR="00381F67">
        <w:rPr>
          <w:rFonts w:ascii="Times New Roman" w:hAnsi="Times New Roman" w:cs="Times New Roman"/>
          <w:sz w:val="24"/>
          <w:szCs w:val="24"/>
        </w:rPr>
        <w:t>affect</w:t>
      </w:r>
      <w:r w:rsidR="00E87DFC">
        <w:rPr>
          <w:rFonts w:ascii="Times New Roman" w:hAnsi="Times New Roman" w:cs="Times New Roman"/>
          <w:sz w:val="24"/>
          <w:szCs w:val="24"/>
        </w:rPr>
        <w:t xml:space="preserve"> the accuracy.</w:t>
      </w:r>
      <w:r w:rsidR="002A5482">
        <w:rPr>
          <w:rFonts w:ascii="Times New Roman" w:hAnsi="Times New Roman" w:cs="Times New Roman"/>
          <w:sz w:val="24"/>
          <w:szCs w:val="24"/>
        </w:rPr>
        <w:t xml:space="preserve"> </w:t>
      </w:r>
    </w:p>
    <w:p w14:paraId="427909E7" w14:textId="21A111B7" w:rsidR="00C62AD5" w:rsidRPr="001A40BB"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Numerous studies have been performed to quantify the accuracy of the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in a variety of environments</w:t>
      </w:r>
      <w:r w:rsidR="008B5DE9">
        <w:rPr>
          <w:rFonts w:ascii="Times New Roman" w:hAnsi="Times New Roman" w:cs="Times New Roman"/>
          <w:sz w:val="24"/>
          <w:szCs w:val="24"/>
        </w:rPr>
        <w:t xml:space="preserve"> </w:t>
      </w:r>
      <w:commentRangeStart w:id="15"/>
      <w:commentRangeStart w:id="16"/>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"(Naumann et al., 2013)", "plainTextFormattedCitation" : "(Naumann et al., 2013)", "previouslyFormattedCitation" : "(Naumann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(Naumann et al., 2013)</w:t>
      </w:r>
      <w:r w:rsidR="008B5DE9">
        <w:rPr>
          <w:rFonts w:ascii="Times New Roman" w:hAnsi="Times New Roman" w:cs="Times New Roman"/>
          <w:sz w:val="24"/>
          <w:szCs w:val="24"/>
        </w:rPr>
        <w:fldChar w:fldCharType="end"/>
      </w:r>
      <w:commentRangeEnd w:id="15"/>
      <w:r w:rsidR="00734B7F">
        <w:rPr>
          <w:rStyle w:val="CommentReference"/>
        </w:rPr>
        <w:commentReference w:id="15"/>
      </w:r>
      <w:commentRangeEnd w:id="16"/>
      <w:ins w:id="17" w:author="Richie" w:date="2017-02-08T15:44:00Z">
        <w:r w:rsidR="00085FD9">
          <w:rPr>
            <w:rFonts w:ascii="Times New Roman" w:hAnsi="Times New Roman" w:cs="Times New Roman"/>
            <w:sz w:val="24"/>
            <w:szCs w:val="24"/>
          </w:rPr>
          <w:t xml:space="preserve"> including shallow braided rivers</w:t>
        </w:r>
      </w:ins>
      <w:ins w:id="18" w:author="Richie" w:date="2017-02-08T15:57:00Z">
        <w:r w:rsidR="007E5988">
          <w:rPr>
            <w:rFonts w:ascii="Times New Roman" w:hAnsi="Times New Roman" w:cs="Times New Roman"/>
            <w:sz w:val="24"/>
            <w:szCs w:val="24"/>
          </w:rPr>
          <w:fldChar w:fldCharType="begin" w:fldLock="1"/>
        </w:r>
      </w:ins>
      <w:r w:rsidR="007E5988">
        <w:rPr>
          <w:rFonts w:ascii="Times New Roman" w:hAnsi="Times New Roman" w:cs="Times New Roman"/>
          <w:sz w:val="24"/>
          <w:szCs w:val="24"/>
        </w:rPr>
        <w:instrText>ADDIN CSL_CITATION { "citationItems" : [ { "id" : "ITEM-1", "itemData" : { "DOI" : "10.1016/j.geomorph.2014.01.006", "ISBN" : "0169-555X", "ISSN" : "0169555X", "abstract" : "Recent advances in computer vision and image analysis have led to the development of a novel, fully automated photogrammetric method to generate dense 3d point cloud data. This approach, termed Structure-from-Motion or SfM, requires only limited ground-control and is ideally suited to imagery obtained from low-cost, non-metric cameras acquired either at close-range or using aerial platforms. Terrain models generated using SfM have begun to emerge recently and with a growing spectrum of software now available, there is an urgent need to provide a robust quality assessment of the data products generated using standard field and computational workflows.To address this demand, we present a detailed error analysis of sub-meter resolution terrain models of two contiguous reaches (1.6 and 1.7. km long) of the braided Ahuriri River, New Zealand, generated using SfM. A six stage methodology is described, involving: i) hand-held image acquisition from an aerial platform, ii) 3d point cloud extraction modeling using Agisoft PhotoScan, iii) georeferencing on a redundant network of GPS-surveyed ground-control points, iv) point cloud filtering to reduce computational demand as well as reduce vegetation noise, v) optical bathymetric modeling of inundated areas; and vi) data fusion and surface modeling to generate sub-meter raster terrain models. Bootstrapped geo-registration as well as extensive distributed GPS and sonar-based bathymetric check-data were used to quantify the quality of the models generated after each processing step.The results obtained provide the first quantified analysis of SfM applied to model the complex terrain of a braided river. Results indicate that geo-registration errors of 0.04. m (planar) and 0.10. m (elevation) and vertical surface errors of 0.10. m in non-vegetation areas can be achieved from a dataset of photographs taken at 600. m and 800. m above the ground level. These encouraging results suggest that this low-cost, logistically simple method can deliver high quality terrain datasets competitive with those obtained with significantly more expensive laser scanning, and suitable for geomorphic change detection and hydrodynamic modeling. ?? 2014 Elsevier B.V.", "author" : [ { "dropping-particle" : "", "family" : "Javernick", "given" : "L.", "non-dropping-particle" : "", "parse-names" : false, "suffix" : "" }, { "dropping-particle" : "", "family" : "Brasington", "given" : "J.", "non-dropping-particle" : "", "parse-names" : false, "suffix" : "" }, { "dropping-particle" : "", "family" : "Caruso", "given" : "B.", "non-dropping-particle" : "", "parse-names" : false, "suffix" : "" } ], "container-title" : "Geomorphology", "id" : "ITEM-1", "issued" : { "date-parts" : [ [ "2014" ] ] }, "page" : "166-182", "publisher" : "Elsevier B.V.", "title" : "Modeling the topography of shallow braided rivers using Structure-from-Motion photogrammetry", "type" : "article-journal", "volume" : "213" }, "uris" : [ "http://www.mendeley.com/documents/?uuid=d889f854-f403-4b51-9fc3-14a562fe2e89" ] } ], "mendeley" : { "formattedCitation" : "(Javernick, Brasington, &amp; Caruso, 2014)", "plainTextFormattedCitation" : "(Javernick, Brasington, &amp; Caruso, 2014)", "previouslyFormattedCitation" : "(Javernick, Brasington, &amp; Caruso, 2014)" }, "properties" : { "noteIndex" : 0 }, "schema" : "https://github.com/citation-style-language/schema/raw/master/csl-citation.json" }</w:instrText>
      </w:r>
      <w:r w:rsidR="007E5988">
        <w:rPr>
          <w:rFonts w:ascii="Times New Roman" w:hAnsi="Times New Roman" w:cs="Times New Roman"/>
          <w:sz w:val="24"/>
          <w:szCs w:val="24"/>
        </w:rPr>
        <w:fldChar w:fldCharType="separate"/>
      </w:r>
      <w:r w:rsidR="007E5988" w:rsidRPr="007E5988">
        <w:rPr>
          <w:rFonts w:ascii="Times New Roman" w:hAnsi="Times New Roman" w:cs="Times New Roman"/>
          <w:noProof/>
          <w:sz w:val="24"/>
          <w:szCs w:val="24"/>
        </w:rPr>
        <w:t>(</w:t>
      </w:r>
      <w:proofErr w:type="spellStart"/>
      <w:r w:rsidR="007E5988" w:rsidRPr="007E5988">
        <w:rPr>
          <w:rFonts w:ascii="Times New Roman" w:hAnsi="Times New Roman" w:cs="Times New Roman"/>
          <w:noProof/>
          <w:sz w:val="24"/>
          <w:szCs w:val="24"/>
        </w:rPr>
        <w:t>Javernick</w:t>
      </w:r>
      <w:proofErr w:type="spellEnd"/>
      <w:r w:rsidR="007E5988" w:rsidRPr="007E5988">
        <w:rPr>
          <w:rFonts w:ascii="Times New Roman" w:hAnsi="Times New Roman" w:cs="Times New Roman"/>
          <w:noProof/>
          <w:sz w:val="24"/>
          <w:szCs w:val="24"/>
        </w:rPr>
        <w:t>, Brasington, &amp; Caruso, 2014)</w:t>
      </w:r>
      <w:ins w:id="19" w:author="Richie" w:date="2017-02-08T15:57:00Z">
        <w:r w:rsidR="007E5988">
          <w:rPr>
            <w:rFonts w:ascii="Times New Roman" w:hAnsi="Times New Roman" w:cs="Times New Roman"/>
            <w:sz w:val="24"/>
            <w:szCs w:val="24"/>
          </w:rPr>
          <w:fldChar w:fldCharType="end"/>
        </w:r>
      </w:ins>
      <w:ins w:id="20" w:author="Richie" w:date="2017-02-08T15:44:00Z">
        <w:r w:rsidR="00085FD9">
          <w:rPr>
            <w:rFonts w:ascii="Times New Roman" w:hAnsi="Times New Roman" w:cs="Times New Roman"/>
            <w:sz w:val="24"/>
            <w:szCs w:val="24"/>
          </w:rPr>
          <w:t xml:space="preserve">, </w:t>
        </w:r>
      </w:ins>
      <w:ins w:id="21" w:author="Richie" w:date="2017-02-08T16:09:00Z">
        <w:r w:rsidR="00F25B7B">
          <w:rPr>
            <w:rFonts w:ascii="Times New Roman" w:hAnsi="Times New Roman" w:cs="Times New Roman"/>
            <w:sz w:val="24"/>
            <w:szCs w:val="24"/>
          </w:rPr>
          <w:t xml:space="preserve">beaches </w:t>
        </w:r>
        <w:r w:rsidR="00F25B7B">
          <w:rPr>
            <w:rFonts w:ascii="Times New Roman" w:hAnsi="Times New Roman" w:cs="Times New Roman"/>
            <w:sz w:val="24"/>
            <w:szCs w:val="24"/>
          </w:rPr>
          <w:fldChar w:fldCharType="begin" w:fldLock="1"/>
        </w:r>
      </w:ins>
      <w:r w:rsidR="00F25B7B">
        <w:rPr>
          <w:rFonts w:ascii="Times New Roman" w:hAnsi="Times New Roman" w:cs="Times New Roman"/>
          <w:sz w:val="24"/>
          <w:szCs w:val="24"/>
        </w:rPr>
        <w:instrText>ADDIN CSL_CITATION { "citationItems" : [ { "id" : "ITEM-1",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"ITEM-1",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"(Harwin &amp; Lucieer, 2012)", "plainTextFormattedCitation" : "(Harwin &amp; Lucieer, 2012)", "previouslyFormattedCitation" : "(Harwin &amp; Lucieer, 2012)"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F25B7B" w:rsidRPr="00F25B7B">
        <w:rPr>
          <w:rFonts w:ascii="Times New Roman" w:hAnsi="Times New Roman" w:cs="Times New Roman"/>
          <w:noProof/>
          <w:sz w:val="24"/>
          <w:szCs w:val="24"/>
        </w:rPr>
        <w:t>(Harwin &amp; Lucieer, 2012)</w:t>
      </w:r>
      <w:ins w:id="22" w:author="Richie" w:date="2017-02-08T16:09:00Z">
        <w:r w:rsidR="00F25B7B">
          <w:rPr>
            <w:rFonts w:ascii="Times New Roman" w:hAnsi="Times New Roman" w:cs="Times New Roman"/>
            <w:sz w:val="24"/>
            <w:szCs w:val="24"/>
          </w:rPr>
          <w:fldChar w:fldCharType="end"/>
        </w:r>
      </w:ins>
      <w:ins w:id="23" w:author="Richie" w:date="2017-02-08T15:44:00Z">
        <w:r w:rsidR="00085FD9">
          <w:rPr>
            <w:rFonts w:ascii="Times New Roman" w:hAnsi="Times New Roman" w:cs="Times New Roman"/>
            <w:sz w:val="24"/>
            <w:szCs w:val="24"/>
          </w:rPr>
          <w:t xml:space="preserve">, </w:t>
        </w:r>
      </w:ins>
      <w:ins w:id="24" w:author="Richie" w:date="2017-02-08T15:57:00Z">
        <w:r w:rsidR="007E5988">
          <w:rPr>
            <w:rFonts w:ascii="Times New Roman" w:hAnsi="Times New Roman" w:cs="Times New Roman"/>
            <w:sz w:val="24"/>
            <w:szCs w:val="24"/>
          </w:rPr>
          <w:t xml:space="preserve">and </w:t>
        </w:r>
      </w:ins>
      <w:ins w:id="25" w:author="Richie" w:date="2017-02-08T16:09:00Z">
        <w:r w:rsidR="00F25B7B">
          <w:rPr>
            <w:rFonts w:ascii="Times New Roman" w:hAnsi="Times New Roman" w:cs="Times New Roman"/>
            <w:sz w:val="24"/>
            <w:szCs w:val="24"/>
          </w:rPr>
          <w:t>forests</w:t>
        </w:r>
      </w:ins>
      <w:ins w:id="26" w:author="Richie" w:date="2017-02-08T15:57:00Z">
        <w:r w:rsidR="007E5988">
          <w:rPr>
            <w:rFonts w:ascii="Times New Roman" w:hAnsi="Times New Roman" w:cs="Times New Roman"/>
            <w:sz w:val="24"/>
            <w:szCs w:val="24"/>
          </w:rPr>
          <w:t xml:space="preserve"> </w:t>
        </w:r>
      </w:ins>
      <w:ins w:id="27" w:author="Richie" w:date="2017-02-08T15:58:00Z">
        <w:r w:rsidR="007E5988">
          <w:rPr>
            <w:rFonts w:ascii="Times New Roman" w:hAnsi="Times New Roman" w:cs="Times New Roman"/>
            <w:sz w:val="24"/>
            <w:szCs w:val="24"/>
          </w:rPr>
          <w:fldChar w:fldCharType="begin" w:fldLock="1"/>
        </w:r>
      </w:ins>
      <w:r w:rsidR="00F25B7B">
        <w:rPr>
          <w:rFonts w:ascii="Times New Roman" w:hAnsi="Times New Roman" w:cs="Times New Roman"/>
          <w:sz w:val="24"/>
          <w:szCs w:val="24"/>
        </w:rPr>
        <w:instrText>ADDIN CSL_CITATION { "citationItems" : [ { "id" : "ITEM-1",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"ITEM-1",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"(Dandois et al., 2015)", "plainTextFormattedCitation" : "(Dandois et al., 2015)", "previouslyFormattedCitation" : "(Dandois et al., 2015)" }, "properties" : { "noteIndex" : 0 }, "schema" : "https://github.com/citation-style-language/schema/raw/master/csl-citation.json" }</w:instrText>
      </w:r>
      <w:r w:rsidR="007E5988">
        <w:rPr>
          <w:rFonts w:ascii="Times New Roman" w:hAnsi="Times New Roman" w:cs="Times New Roman"/>
          <w:sz w:val="24"/>
          <w:szCs w:val="24"/>
        </w:rPr>
        <w:fldChar w:fldCharType="separate"/>
      </w:r>
      <w:r w:rsidR="007E5988" w:rsidRPr="007E5988">
        <w:rPr>
          <w:rFonts w:ascii="Times New Roman" w:hAnsi="Times New Roman" w:cs="Times New Roman"/>
          <w:noProof/>
          <w:sz w:val="24"/>
          <w:szCs w:val="24"/>
        </w:rPr>
        <w:t>(Dandois et al., 2015)</w:t>
      </w:r>
      <w:ins w:id="28" w:author="Richie" w:date="2017-02-08T15:58:00Z">
        <w:r w:rsidR="007E5988">
          <w:rPr>
            <w:rFonts w:ascii="Times New Roman" w:hAnsi="Times New Roman" w:cs="Times New Roman"/>
            <w:sz w:val="24"/>
            <w:szCs w:val="24"/>
          </w:rPr>
          <w:fldChar w:fldCharType="end"/>
        </w:r>
      </w:ins>
      <w:ins w:id="29" w:author="Richie" w:date="2017-02-08T15:44:00Z">
        <w:r w:rsidR="00085FD9">
          <w:rPr>
            <w:rFonts w:ascii="Times New Roman" w:hAnsi="Times New Roman" w:cs="Times New Roman"/>
            <w:sz w:val="24"/>
            <w:szCs w:val="24"/>
          </w:rPr>
          <w:t xml:space="preserve"> </w:t>
        </w:r>
      </w:ins>
      <w:r w:rsidR="00F25B7B">
        <w:rPr>
          <w:rStyle w:val="CommentReference"/>
        </w:rPr>
        <w:commentReference w:id="16"/>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ins w:id="30" w:author="Richie" w:date="2017-02-08T16:10:00Z">
        <w:r w:rsidR="00F25B7B">
          <w:rPr>
            <w:rFonts w:ascii="Times New Roman" w:hAnsi="Times New Roman" w:cs="Times New Roman"/>
            <w:sz w:val="24"/>
            <w:szCs w:val="24"/>
          </w:rPr>
          <w:t xml:space="preserve">Experimentation utilizing </w:t>
        </w:r>
      </w:ins>
      <w:ins w:id="31" w:author="Richie" w:date="2017-02-08T16:11:00Z">
        <w:r w:rsidR="00F25B7B">
          <w:rPr>
            <w:rFonts w:ascii="Times New Roman" w:hAnsi="Times New Roman" w:cs="Times New Roman"/>
            <w:sz w:val="24"/>
            <w:szCs w:val="24"/>
          </w:rPr>
          <w:t xml:space="preserve">simulated </w:t>
        </w:r>
        <w:proofErr w:type="spellStart"/>
        <w:r w:rsidR="00F25B7B">
          <w:rPr>
            <w:rFonts w:ascii="Times New Roman" w:hAnsi="Times New Roman" w:cs="Times New Roman"/>
            <w:sz w:val="24"/>
            <w:szCs w:val="24"/>
          </w:rPr>
          <w:t>keypoints</w:t>
        </w:r>
        <w:proofErr w:type="spellEnd"/>
        <w:r w:rsidR="00F25B7B">
          <w:rPr>
            <w:rFonts w:ascii="Times New Roman" w:hAnsi="Times New Roman" w:cs="Times New Roman"/>
            <w:sz w:val="24"/>
            <w:szCs w:val="24"/>
          </w:rPr>
          <w:t xml:space="preserve"> and assessing the </w:t>
        </w:r>
        <w:proofErr w:type="spellStart"/>
        <w:r w:rsidR="00F25B7B">
          <w:rPr>
            <w:rFonts w:ascii="Times New Roman" w:hAnsi="Times New Roman" w:cs="Times New Roman"/>
            <w:sz w:val="24"/>
            <w:szCs w:val="24"/>
          </w:rPr>
          <w:t>SfM</w:t>
        </w:r>
        <w:proofErr w:type="spellEnd"/>
        <w:r w:rsidR="00F25B7B">
          <w:rPr>
            <w:rFonts w:ascii="Times New Roman" w:hAnsi="Times New Roman" w:cs="Times New Roman"/>
            <w:sz w:val="24"/>
            <w:szCs w:val="24"/>
          </w:rPr>
          <w:t xml:space="preserve"> accuracy </w:t>
        </w:r>
      </w:ins>
      <w:ins w:id="32" w:author="Richie" w:date="2017-02-08T16:12:00Z">
        <w:r w:rsidR="00F25B7B">
          <w:rPr>
            <w:rFonts w:ascii="Times New Roman" w:hAnsi="Times New Roman" w:cs="Times New Roman"/>
            <w:sz w:val="24"/>
            <w:szCs w:val="24"/>
          </w:rPr>
          <w:t>was used to demonstrate an</w:t>
        </w:r>
      </w:ins>
      <w:ins w:id="33" w:author="Richie" w:date="2017-02-08T16:11:00Z">
        <w:r w:rsidR="00F25B7B">
          <w:rPr>
            <w:rFonts w:ascii="Times New Roman" w:hAnsi="Times New Roman" w:cs="Times New Roman"/>
            <w:sz w:val="24"/>
            <w:szCs w:val="24"/>
          </w:rPr>
          <w:t xml:space="preserve"> ambiguity between </w:t>
        </w:r>
        <w:proofErr w:type="spellStart"/>
        <w:r w:rsidR="00F25B7B">
          <w:rPr>
            <w:rFonts w:ascii="Times New Roman" w:hAnsi="Times New Roman" w:cs="Times New Roman"/>
            <w:sz w:val="24"/>
            <w:szCs w:val="24"/>
          </w:rPr>
          <w:t>pointcloud</w:t>
        </w:r>
        <w:proofErr w:type="spellEnd"/>
        <w:r w:rsidR="00F25B7B">
          <w:rPr>
            <w:rFonts w:ascii="Times New Roman" w:hAnsi="Times New Roman" w:cs="Times New Roman"/>
            <w:sz w:val="24"/>
            <w:szCs w:val="24"/>
          </w:rPr>
          <w:t xml:space="preserve"> </w:t>
        </w:r>
      </w:ins>
      <w:ins w:id="34" w:author="Richie" w:date="2017-02-08T16:12:00Z">
        <w:r w:rsidR="00F25B7B">
          <w:rPr>
            <w:rFonts w:ascii="Times New Roman" w:hAnsi="Times New Roman" w:cs="Times New Roman"/>
            <w:sz w:val="24"/>
            <w:szCs w:val="24"/>
          </w:rPr>
          <w:t>“dome” effect and the K</w:t>
        </w:r>
        <w:r w:rsidR="00F25B7B">
          <w:rPr>
            <w:rFonts w:ascii="Times New Roman" w:hAnsi="Times New Roman" w:cs="Times New Roman"/>
            <w:sz w:val="24"/>
            <w:szCs w:val="24"/>
            <w:vertAlign w:val="subscript"/>
          </w:rPr>
          <w:t>1</w:t>
        </w:r>
        <w:r w:rsidR="00F25B7B">
          <w:rPr>
            <w:rFonts w:ascii="Times New Roman" w:hAnsi="Times New Roman" w:cs="Times New Roman"/>
            <w:sz w:val="24"/>
            <w:szCs w:val="24"/>
          </w:rPr>
          <w:t xml:space="preserve"> coefficient in the Brown distortion model </w:t>
        </w:r>
      </w:ins>
      <w:ins w:id="35" w:author="Richie" w:date="2017-02-08T16:13:00Z">
        <w:r w:rsidR="00F25B7B">
          <w:rPr>
            <w:rFonts w:ascii="Times New Roman" w:hAnsi="Times New Roman" w:cs="Times New Roman"/>
            <w:sz w:val="24"/>
            <w:szCs w:val="24"/>
          </w:rPr>
          <w:fldChar w:fldCharType="begin" w:fldLock="1"/>
        </w:r>
      </w:ins>
      <w:r w:rsidR="00F25B7B">
        <w:rPr>
          <w:rFonts w:ascii="Times New Roman" w:hAnsi="Times New Roman" w:cs="Times New Roman"/>
          <w:sz w:val="24"/>
          <w:szCs w:val="24"/>
        </w:rPr>
        <w:instrText>ADDIN CSL_CITATION { "citationItems" : [ { "id" : "ITEM-1", "itemData" : { "DOI" : "10.1002/esp.3609", "ISBN" : "0197-9337", "ISSN" : "10969837", "abstract" : "High resolution digital elevation models (DEMs) are increasingly produced from photographs acquired with consumer cameras, both from the ground and from unmanned aerial vehicles (UAVs). However, although such DEMs may achieve centimetric detail, they can also display systematic broad-scale error that restricts their wider use. Such errors which, in typical UAV data are expressed as a vertical \u2018doming\u2019 of the surface, result from a combination of near-parallel imaging directions and inaccurate correction of radial lens distortion. Using simulations of multi-image networks with near-parallel viewing directions, we show that enabling camera self-calibration as part of the bundle adjustment process inherently leads to erroneous radial distortion estimates and associated DEM error. This effect is relevant whether a traditional photogrammetric or newer structure-from-motion (SfM) approach is used, but errors are expected to be more pronounced in SfM-based DEMs, for which use of control and check point measurements are typically more limited. Systematic DEM error can be significantly reduced by the additional capture and inclusion of oblique images in the image network; we provide practical flight plan solutions for fixed wing or rotor-based UAVs that, in the absence of control points, can reduce DEM error by up to two orders of magnitude. The magnitude of doming error shows a linear relationship with radial distortion and we show how characterization of this relationship allows an improved distortion estimate and, hence, existing datasets to be optimally reprocessed. Although focussed on UAV surveying, our results are also relevant to ground-based image capture. Copyright \u00a9 2014 John Wiley &amp; Sons, Ltd.", "author" : [ { "dropping-particle" : "", "family" : "James", "given" : "Mike R.", "non-dropping-particle" : "", "parse-names" : false, "suffix" : "" }, { "dropping-particle" : "", "family" : "Robson", "given" : "Stuart", "non-dropping-particle" : "", "parse-names" : false, "suffix" : "" } ], "container-title" : "Earth Surface Processes and Landforms", "id" : "ITEM-1", "issue" : "10", "issued" : { "date-parts" : [ [ "2014" ] ] }, "page" : "1413-1420", "title" : "Mitigating systematic error in topographic models derived from UAV and ground-based image networks", "type" : "article-journal", "volume" : "39" }, "uris" : [ "http://www.mendeley.com/documents/?uuid=c678128b-f5b3-4428-bb9e-1f13094f1491" ] } ], "mendeley" : { "formattedCitation" : "(James &amp; Robson, 2014)", "plainTextFormattedCitation" : "(James &amp; Robson, 2014)", "previouslyFormattedCitation" : "(James &amp; Robson, 2014)"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F25B7B" w:rsidRPr="00F25B7B">
        <w:rPr>
          <w:rFonts w:ascii="Times New Roman" w:hAnsi="Times New Roman" w:cs="Times New Roman"/>
          <w:noProof/>
          <w:sz w:val="24"/>
          <w:szCs w:val="24"/>
        </w:rPr>
        <w:t>(James &amp; Robson, 2014)</w:t>
      </w:r>
      <w:ins w:id="36" w:author="Richie" w:date="2017-02-08T16:13:00Z">
        <w:r w:rsidR="00F25B7B">
          <w:rPr>
            <w:rFonts w:ascii="Times New Roman" w:hAnsi="Times New Roman" w:cs="Times New Roman"/>
            <w:sz w:val="24"/>
            <w:szCs w:val="24"/>
          </w:rPr>
          <w:fldChar w:fldCharType="end"/>
        </w:r>
      </w:ins>
      <w:ins w:id="37" w:author="Richie" w:date="2017-02-08T16:12:00Z">
        <w:r w:rsidR="00F25B7B">
          <w:rPr>
            <w:rFonts w:ascii="Times New Roman" w:hAnsi="Times New Roman" w:cs="Times New Roman"/>
            <w:sz w:val="24"/>
            <w:szCs w:val="24"/>
          </w:rPr>
          <w:t xml:space="preserve">.  </w:t>
        </w:r>
      </w:ins>
      <w:r w:rsidR="004E05FC">
        <w:rPr>
          <w:rFonts w:ascii="Times New Roman" w:hAnsi="Times New Roman" w:cs="Times New Roman"/>
          <w:sz w:val="24"/>
          <w:szCs w:val="24"/>
        </w:rPr>
        <w:t xml:space="preserve">A few datasets have been acquired in a lab environment, using a robotic arm </w:t>
      </w:r>
      <w:r w:rsidR="00D813CC">
        <w:rPr>
          <w:rFonts w:ascii="Times New Roman" w:hAnsi="Times New Roman" w:cs="Times New Roman"/>
          <w:sz w:val="24"/>
          <w:szCs w:val="24"/>
        </w:rPr>
        <w:t xml:space="preserve">to accurately move a camera </w:t>
      </w:r>
      <w:r w:rsidR="004E05FC">
        <w:rPr>
          <w:rFonts w:ascii="Times New Roman" w:hAnsi="Times New Roman" w:cs="Times New Roman"/>
          <w:sz w:val="24"/>
          <w:szCs w:val="24"/>
        </w:rPr>
        <w:t xml:space="preserve">and </w:t>
      </w:r>
      <w:r w:rsidR="00D813CC">
        <w:rPr>
          <w:rFonts w:ascii="Times New Roman" w:hAnsi="Times New Roman" w:cs="Times New Roman"/>
          <w:sz w:val="24"/>
          <w:szCs w:val="24"/>
        </w:rPr>
        <w:t xml:space="preserve">a </w:t>
      </w:r>
      <w:r w:rsidR="004E05FC">
        <w:rPr>
          <w:rFonts w:ascii="Times New Roman" w:hAnsi="Times New Roman" w:cs="Times New Roman"/>
          <w:sz w:val="24"/>
          <w:szCs w:val="24"/>
        </w:rPr>
        <w:t xml:space="preserve">light structure camera </w:t>
      </w:r>
      <w:r w:rsidR="00D813CC">
        <w:rPr>
          <w:rFonts w:ascii="Times New Roman" w:hAnsi="Times New Roman" w:cs="Times New Roman"/>
          <w:sz w:val="24"/>
          <w:szCs w:val="24"/>
        </w:rPr>
        <w:t>to collect</w:t>
      </w:r>
      <w:r w:rsidR="004E05FC">
        <w:rPr>
          <w:rFonts w:ascii="Times New Roman" w:hAnsi="Times New Roman" w:cs="Times New Roman"/>
          <w:sz w:val="24"/>
          <w:szCs w:val="24"/>
        </w:rPr>
        <w:t xml:space="preserve"> reference data for a variety of objects of varying textures</w:t>
      </w:r>
      <w:r w:rsidR="00E87DFC">
        <w:rPr>
          <w:rFonts w:ascii="Times New Roman" w:hAnsi="Times New Roman" w:cs="Times New Roman"/>
          <w:sz w:val="24"/>
          <w:szCs w:val="24"/>
        </w:rPr>
        <w:t xml:space="preserve"> </w:t>
      </w:r>
      <w:r w:rsidR="00E87DFC">
        <w:rPr>
          <w:rFonts w:ascii="Times New Roman" w:hAnsi="Times New Roman" w:cs="Times New Roman"/>
          <w:sz w:val="24"/>
          <w:szCs w:val="24"/>
        </w:rPr>
        <w:fldChar w:fldCharType="begin" w:fldLock="1"/>
      </w:r>
      <w:r w:rsidR="004B1D62">
        <w:rPr>
          <w:rFonts w:ascii="Times New Roman" w:hAnsi="Times New Roman" w:cs="Times New Roman"/>
          <w:sz w:val="24"/>
          <w:szCs w:val="24"/>
        </w:rPr>
        <w:instrText>ADDIN CSL_CITATION { "citationItems" : [ { "id" : "ITEM-1", "itemData" : { "DOI" : "10.1109/CVPR.2006.19", "ISBN" : "0-7695-2597-0", "ISSN" : "10636919", "abstract" : "This paper presents a quantitative comparison of several multi-view stereo reconstruction algorithms. Until now, the lack of suitable calibrated multi-view image datasets with known ground truth (3D shape models) has prevented such direct comparisons. In this paper, we first survey multi-view stereo algorithms and compare them qualitatively using a taxonomy that differentiates their key properties. We then describe our process for acquiring and calibrating multiview image datasets with high-accuracy ground truth and introduce our evaluation methodology. Finally, we present the results of our quantitative comparison of state-of-the-art multi-view stereo reconstruction algorithms on six benchmark datasets. The datasets, evaluation details, and instructions for submitting new models are available online at http://vision.middlebury.edu/mview.", "author" : [ { "dropping-particle" : "", "family" : "Seitz", "given" : "Steven M.", "non-dropping-particle" : "", "parse-names" : false, "suffix" : "" }, { "dropping-particle" : "", "family" : "Curless", "given" : "Brian", "non-dropping-particle" : "", "parse-names" : false, "suffix" : "" }, { "dropping-particle" : "", "family" : "Diebel", "given" : "James", "non-dropping-particle" : "", "parse-names" : false, "suffix" : "" }, { "dropping-particle" : "", "family" : "Scharstein", "given" : "Daniel", "non-dropping-particle" : "", "parse-names" : false, "suffix" : "" }, { "dropping-particle" : "", "family" : "Szeliski", "given" : "Richard", "non-dropping-particle" : "", "parse-names" : false, "suffix" : "" } ], "container-title" : "Proceedings of IEEE Conference on Computer Vision and Pattern Recognition (CVPR)", "id" : "ITEM-1", "issued" : { "date-parts" : [ [ "2006" ] ] }, "page" : "519-528", "title" : "A comparison and evaluation of multi-view stereo reconstruction algorithms", "type" : "article-journal", "volume" : "1" }, "uris" : [ "http://www.mendeley.com/documents/?uuid=07e73bf4-7c83-4e1f-aa30-3b966fedd9c1" ] }, { "id" : "ITEM-2",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"ITEM-2", "issued" : { "date-parts" : [ [ "2014" ] ] }, "page" : "406-413", "title" : "Large scale multi-view stereopsis evaluation", "type" : "article-journal" }, "uris" : [ "http://www.mendeley.com/documents/?uuid=ede4774d-8acd-40ce-97db-a34d0c53f1a9" ] } ], "mendeley" : { "formattedCitation" : "(Jensen, Dahl, Vogiatzis, Tola, &amp; Aanaes, 2014; Seitz, Curless, Diebel, Scharstein, &amp; Szeliski, 2006)", "plainTextFormattedCitation" : "(Jensen, Dahl, Vogiatzis, Tola, &amp; Aanaes, 2014; Seitz, Curless, Diebel, Scharstein, &amp; Szeliski, 2006)", "previouslyFormattedCitation" : "(Jensen, Dahl, Vogiatzis, Tola, &amp; Aanaes, 2014; Seitz, Curless, Diebel, Scharstein, &amp; Szeliski, 2006)" }, "properties" : { "noteIndex" : 0 }, "schema" : "https://github.com/citation-style-language/schema/raw/master/csl-citation.json" }</w:instrText>
      </w:r>
      <w:r w:rsidR="00E87DFC">
        <w:rPr>
          <w:rFonts w:ascii="Times New Roman" w:hAnsi="Times New Roman" w:cs="Times New Roman"/>
          <w:sz w:val="24"/>
          <w:szCs w:val="24"/>
        </w:rPr>
        <w:fldChar w:fldCharType="separate"/>
      </w:r>
      <w:r w:rsidR="004E05FC" w:rsidRPr="004E05FC">
        <w:rPr>
          <w:rFonts w:ascii="Times New Roman" w:hAnsi="Times New Roman" w:cs="Times New Roman"/>
          <w:noProof/>
          <w:sz w:val="24"/>
          <w:szCs w:val="24"/>
        </w:rPr>
        <w:t>(Jensen, Dahl, Vogiatzis, Tola, &amp; Aanaes, 2014; Seitz, Curless, Diebel, Scharstein, &amp; Szeliski, 2006)</w:t>
      </w:r>
      <w:r w:rsidR="00E87DFC">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While this dataset works well for testing the underlying algorithms</w:t>
      </w:r>
      <w:commentRangeStart w:id="38"/>
      <w:r w:rsidR="00734B7F">
        <w:rPr>
          <w:rFonts w:ascii="Times New Roman" w:hAnsi="Times New Roman" w:cs="Times New Roman"/>
          <w:sz w:val="24"/>
          <w:szCs w:val="24"/>
        </w:rPr>
        <w:t>--</w:t>
      </w:r>
      <w:r w:rsidR="00D813CC">
        <w:rPr>
          <w:rFonts w:ascii="Times New Roman" w:hAnsi="Times New Roman" w:cs="Times New Roman"/>
          <w:sz w:val="24"/>
          <w:szCs w:val="24"/>
        </w:rPr>
        <w:t>especially MVS</w:t>
      </w:r>
      <w:r w:rsidR="00734B7F">
        <w:rPr>
          <w:rFonts w:ascii="Times New Roman" w:hAnsi="Times New Roman" w:cs="Times New Roman"/>
          <w:sz w:val="24"/>
          <w:szCs w:val="24"/>
        </w:rPr>
        <w:t>--</w:t>
      </w:r>
      <w:commentRangeEnd w:id="38"/>
      <w:r w:rsidR="00927410">
        <w:rPr>
          <w:rStyle w:val="CommentReference"/>
        </w:rPr>
        <w:commentReference w:id="38"/>
      </w:r>
      <w:r w:rsidR="00E87DFC">
        <w:rPr>
          <w:rFonts w:ascii="Times New Roman" w:hAnsi="Times New Roman" w:cs="Times New Roman"/>
          <w:sz w:val="24"/>
          <w:szCs w:val="24"/>
        </w:rPr>
        <w:t xml:space="preserve">more application based experiments performed by the surveying community </w:t>
      </w:r>
      <w:r w:rsidR="00D813CC">
        <w:rPr>
          <w:rFonts w:ascii="Times New Roman" w:hAnsi="Times New Roman" w:cs="Times New Roman"/>
          <w:sz w:val="24"/>
          <w:szCs w:val="24"/>
        </w:rPr>
        <w:t xml:space="preserve">have shown </w:t>
      </w:r>
      <w:r w:rsidR="00E87DFC">
        <w:rPr>
          <w:rFonts w:ascii="Times New Roman" w:hAnsi="Times New Roman" w:cs="Times New Roman"/>
          <w:sz w:val="24"/>
          <w:szCs w:val="24"/>
        </w:rPr>
        <w:t xml:space="preserve">to </w:t>
      </w:r>
      <w:r w:rsidR="00D813CC">
        <w:rPr>
          <w:rFonts w:ascii="Times New Roman" w:hAnsi="Times New Roman" w:cs="Times New Roman"/>
          <w:sz w:val="24"/>
          <w:szCs w:val="24"/>
        </w:rPr>
        <w:t>evaluate</w:t>
      </w:r>
      <w:r w:rsidR="00E87DFC">
        <w:rPr>
          <w:rFonts w:ascii="Times New Roman" w:hAnsi="Times New Roman" w:cs="Times New Roman"/>
          <w:sz w:val="24"/>
          <w:szCs w:val="24"/>
        </w:rPr>
        <w:t xml:space="preserve"> </w:t>
      </w:r>
      <w:r w:rsidR="00D813CC">
        <w:rPr>
          <w:rFonts w:ascii="Times New Roman" w:hAnsi="Times New Roman" w:cs="Times New Roman"/>
          <w:sz w:val="24"/>
          <w:szCs w:val="24"/>
        </w:rPr>
        <w:t xml:space="preserve">how </w:t>
      </w:r>
      <w:r w:rsidR="00E87DFC">
        <w:rPr>
          <w:rFonts w:ascii="Times New Roman" w:hAnsi="Times New Roman" w:cs="Times New Roman"/>
          <w:sz w:val="24"/>
          <w:szCs w:val="24"/>
        </w:rPr>
        <w:t>error propagates in different environments.</w:t>
      </w:r>
      <w:r w:rsidR="00E87DFC"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most common and robust method has been to compare the </w:t>
      </w:r>
      <w:r w:rsidR="00B36823">
        <w:rPr>
          <w:rFonts w:ascii="Times New Roman" w:hAnsi="Times New Roman" w:cs="Times New Roman"/>
          <w:sz w:val="24"/>
          <w:szCs w:val="24"/>
        </w:rPr>
        <w:t>SfM</w:t>
      </w:r>
      <w:r w:rsidRPr="001A40BB">
        <w:rPr>
          <w:rFonts w:ascii="Times New Roman" w:hAnsi="Times New Roman" w:cs="Times New Roman"/>
          <w:sz w:val="24"/>
          <w:szCs w:val="24"/>
        </w:rPr>
        <w:t>-MVS derived pointcloud to a groun</w:t>
      </w:r>
      <w:r w:rsidR="008B5DE9">
        <w:rPr>
          <w:rFonts w:ascii="Times New Roman" w:hAnsi="Times New Roman" w:cs="Times New Roman"/>
          <w:sz w:val="24"/>
          <w:szCs w:val="24"/>
        </w:rPr>
        <w:t xml:space="preserve">dtruth terrestrial lidar survey </w:t>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"10.1109/IGARSS.2014.6947565", "ISBN" : "978-1-4799-5775-0", "author" : [ { "dropping-particle" : "", "family" : "Espositoa", "given" : "Salvatore", "non-dropping-particle" : "", "parse-names" : false, "suffix" : "" }, { "dropping-particle" : "", "family" : "Fallavollitaa", "given" : "Paolo", "non-dropping-particle" : "", "parse-names" : false, "suffix" : "" }, { "dropping-particle" : "", "family" : "Wahbehb", "given" : "Wissam", "non-dropping-particle" : "", "parse-names" : false, "suffix" : "" }, { "dropping-particle" : "", "family" : "Nardinocchic", "given" : "Carla", "non-dropping-particle" : "", "parse-names" : false, "suffix" : "" }, { "dropping-particle" : "", "family" : "Balsia", "given" : "Marco", "non-dropping-particle" : "", "parse-names" : false, "suffix" : "" } ], "container-title" : "2014 IEEE Geoscience and Remote Sensing Symposium", "id" : "ITEM-1", "issued" : { "date-parts" : [ [ "2014", "7" ] ] }, "page" : "4788-4791", "publisher" : "IEEE", "title" : "Performance evaluation of UAV photogrammetric 3D reconstruction", "type" : "paper-conference" }, "uris" : [ "http://www.mendeley.com/documents/?uuid=deee1fec-1094-42bd-8cc0-1ea9092919be" ] }, { "id" : "ITEM-2", "itemData" : { "DOI" : "10.1016/j.geomorph.2013.03.023", "ISBN" : "0169-555X", "ISSN" : "0169555X", "abstract" : "Small unmanned aircraft systems (sUAS) are a relatively new type of aerial platform for acquiring high-resolution remote sensing measurements of Earth surface processes and landforms. However, despite growing application there has been little quantitative assessment of sUAS performance. Here we present results from a field experiment designed to evaluate the accuracy of a photogrammetrically-derived digital terrain model (DTM) developed from imagery acquired with a low-cost digital camera onboard an sUAS. We also show the utility of the high-resolution (0.1m) sUAS imagery for resolving small-scale biogeomorphic features. The experiment was conducted in an area with active and stabilized aeolian landforms in the southern Canadian Prairies. Images were acquired with a Hawkeye RQ-84Z Areohawk fixed-wing sUAS. A total of 280 images were acquired along 14 flight lines, covering an area of 1.95km2. The survey was completed in 4.5h, including GPS surveying, sUAS setup and flight time. Standard image processing and photogrammetric techniques were used to produce a 1m resolution DTM and a 0.1m resolution orthorectified image mosaic. The latter revealed previously un-mapped bioturbation features. The vertical accuracy of the DTM was evaluated with 99 Real-Time Kinematic GPS points, while 20 of these points were used to quantify horizontal accuracy. The horizontal root mean squared error (RMSE) of the orthoimage was 0.18m, while the vertical RMSE of the DTM was 0.29m, which is equivalent to the RMSE of a bare earth LiDAR DTM for the same site. The combined error from both datasets was used to define a threshold of the minimum elevation difference that could be reliably attributed to erosion or deposition in the seven years separating the sUAS and LiDAR datasets. Overall, our results suggest that sUAS-acquired imagery may provide a low-cost, rapid, and flexible alternative to airborne LiDAR for geomorphological mapping. ?? 2013 Elsevier B.V.", "author" : [ { "dropping-particle" : "", "family" : "Hugenholtz", "given" : "Chris H.", "non-dropping-particle" : "", "parse-names" : false, "suffix" : "" }, { "dropping-particle" : "", "family" : "Whitehead", "given" : "Ken", "non-dropping-particle" : "", "parse-names" : false, "suffix" : "" }, { "dropping-particle" : "", "family" : "Brown", "given" : "Owen W.", "non-dropping-particle" : "", "parse-names" : false, "suffix" : "" }, { "dropping-particle" : "", "family" : "Barchyn", "given" : "Thomas E.", "non-dropping-particle" : "", "parse-names" : false, "suffix" : "" }, { "dropping-particle" : "", "family" : "Moorman", "given" : "Brian J.", "non-dropping-particle" : "", "parse-names" : false, "suffix" : "" }, { "dropping-particle" : "", "family" : "LeClair", "given" : "Adam", "non-dropping-particle" : "", "parse-names" : false, "suffix" : "" }, { "dropping-particle" : "", "family" : "Riddell", "given" : "Kevin", "non-dropping-particle" : "", "parse-names" : false, "suffix" : "" }, { "dropping-particle" : "", "family" : "Hamilton", "given" : "Tayler", "non-dropping-particle" : "", "parse-names" : false, "suffix" : "" } ], "container-title" : "Geomorphology", "id" : "ITEM-2", "issued" : { "date-parts" : [ [ "2013" ] ] }, "page" : "16-24", "publisher" : "Elsevier B.V.", "title" : "Geomorphological mapping with a small unmanned aircraft system (sUAS): Feature detection and accuracy assessment of a photogrammetrically-derived digital terrain model", "type" : "article-journal", "volume" : "194" }, "uris" : [ "http://www.mendeley.com/documents/?uuid=accb38e4-6414-4ae2-8ef7-ba55d128ca57" ] } ], "mendeley" : { "formattedCitation" : "(Espositoa, Fallavollitaa, Wahbehb, Nardinocchic, &amp; Balsia, 2014; Hugenholtz et al., 2013)", "plainTextFormattedCitation" : "(Espositoa, Fallavollitaa, Wahbehb, Nardinocchic, &amp; Balsia, 2014; Hugenholtz et al., 2013)", "previouslyFormattedCitation" : "(Espositoa, Fallavollitaa, Wahbehb, Nardinocchic, &amp; Balsia, 2014; Hugenholtz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(Espositoa, Fallavollitaa, Wahbehb, Nardinocchic, &amp; Balsia, 2014; Hugenholtz et al., 2013)</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del w:id="39" w:author="Parrish, Christopher" w:date="2017-01-23T14:41:00Z">
        <w:r w:rsidRPr="001A40BB" w:rsidDel="002A5482">
          <w:rPr>
            <w:rFonts w:ascii="Times New Roman" w:hAnsi="Times New Roman" w:cs="Times New Roman"/>
            <w:sz w:val="24"/>
            <w:szCs w:val="24"/>
          </w:rPr>
          <w:delText xml:space="preserve">  </w:delText>
        </w:r>
      </w:del>
      <w:ins w:id="40"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This comparison can exhibit errors in vegetated areas due to vegetation moving by blowing in the wind, </w:t>
      </w:r>
      <w:r w:rsidR="00560F97" w:rsidRPr="001A40BB">
        <w:rPr>
          <w:rFonts w:ascii="Times New Roman" w:hAnsi="Times New Roman" w:cs="Times New Roman"/>
          <w:sz w:val="24"/>
          <w:szCs w:val="24"/>
        </w:rPr>
        <w:t>and</w:t>
      </w:r>
      <w:r w:rsidRPr="001A40BB">
        <w:rPr>
          <w:rFonts w:ascii="Times New Roman" w:hAnsi="Times New Roman" w:cs="Times New Roman"/>
          <w:sz w:val="24"/>
          <w:szCs w:val="24"/>
        </w:rPr>
        <w:t xml:space="preserve"> increased uncertainty in the lidar pointcloud</w:t>
      </w:r>
      <w:r w:rsidR="00D813CC">
        <w:rPr>
          <w:rFonts w:ascii="Times New Roman" w:hAnsi="Times New Roman" w:cs="Times New Roman"/>
          <w:sz w:val="24"/>
          <w:szCs w:val="24"/>
        </w:rPr>
        <w:t xml:space="preserve"> due to mixed pixel effects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Independent </w:t>
      </w:r>
      <w:del w:id="41" w:author="Richie" w:date="2017-02-08T15:39:00Z">
        <w:r w:rsidRPr="001A40BB" w:rsidDel="00044A69">
          <w:rPr>
            <w:rFonts w:ascii="Times New Roman" w:hAnsi="Times New Roman" w:cs="Times New Roman"/>
            <w:sz w:val="24"/>
            <w:szCs w:val="24"/>
          </w:rPr>
          <w:delText xml:space="preserve">GPS </w:delText>
        </w:r>
      </w:del>
      <w:r w:rsidRPr="001A40BB">
        <w:rPr>
          <w:rFonts w:ascii="Times New Roman" w:hAnsi="Times New Roman" w:cs="Times New Roman"/>
          <w:sz w:val="24"/>
          <w:szCs w:val="24"/>
        </w:rPr>
        <w:t>control points have also been used</w:t>
      </w:r>
      <w:ins w:id="42" w:author="Richie" w:date="2017-02-08T15:38:00Z">
        <w:r w:rsidR="00044A69">
          <w:rPr>
            <w:rFonts w:ascii="Times New Roman" w:hAnsi="Times New Roman" w:cs="Times New Roman"/>
            <w:sz w:val="24"/>
            <w:szCs w:val="24"/>
          </w:rPr>
          <w:t xml:space="preserve"> to assess accuracy</w:t>
        </w:r>
      </w:ins>
      <w:r w:rsidRPr="001A40BB">
        <w:rPr>
          <w:rFonts w:ascii="Times New Roman" w:hAnsi="Times New Roman" w:cs="Times New Roman"/>
          <w:sz w:val="24"/>
          <w:szCs w:val="24"/>
        </w:rPr>
        <w:t xml:space="preserve">, </w:t>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"10.3390/rs70911933", "ISBN" : "9781424495658", "ISSN" : "20724292", "abstract" : "In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80%\u201390%overlap and with accurately-surveyed (\u03c3 \u2264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(\u03c3 = 22 mm), the accuracyof the model further deteriorated (e.g., on-the-job self-calibration RMSEXY went from3.2\u20137.0 mm). Additionally, when the density of the ground control was reduced, the modelaccuracy also further deteriorated (e.g., on-the-job self-calibration RMSEXY went from7.0\u20137.3 mm). However, our results do indicate that loss of accuracy due to sparse groundcontrol can be mitigated by including oblique imagery.", "author" : [ { "dropping-particle" : "", "family" : "Harwin", "given" : "Steve", "non-dropping-particle" : "", "parse-names" : false, "suffix" : "" }, { "dropping-particle" : "", "family" : "Lucieer", "given" : "Arko", "non-dropping-particle" : "", "parse-names" : false, "suffix" : "" }, { "dropping-particle" : "", "family" : "Osborn", "given" : "Jon", "non-dropping-particle" : "", "parse-names" : false, "suffix" : "" } ], "container-title" : "Remote Sensing", "id" : "ITEM-1", "issue" : "9", "issued" : { "date-parts" : [ [ "2015" ] ] }, "page" : "11933-11953", "title" : "The impact of the calibration method on the accuracy of point clouds derived using unmanned aerial vehicle multi-view stereopsis", "type" : "article-journal", "volume" : "7" }, "uris" : [ "http://www.mendeley.com/documents/?uuid=6352b610-9d4a-48e1-a8ae-ffe5bde42256" ] } ], "mendeley" : { "formattedCitation" : "(Harwin, Lucieer, &amp; Osborn, 2015)", "plainTextFormattedCitation" : "(Harwin, Lucieer, &amp; Osborn, 2015)", "previouslyFormattedCitation" : "(Harwin, Lucieer, &amp; Osborn, 2015)"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(Harwin, Lucieer, &amp; Osborn, 2015)</w:t>
      </w:r>
      <w:r w:rsidR="008B5DE9">
        <w:rPr>
          <w:rFonts w:ascii="Times New Roman" w:hAnsi="Times New Roman" w:cs="Times New Roman"/>
          <w:sz w:val="24"/>
          <w:szCs w:val="24"/>
        </w:rPr>
        <w:fldChar w:fldCharType="end"/>
      </w:r>
      <w:ins w:id="43" w:author="Richie" w:date="2017-02-08T14:47:00Z">
        <w:r w:rsidR="00D3058B">
          <w:rPr>
            <w:rFonts w:ascii="Times New Roman" w:hAnsi="Times New Roman" w:cs="Times New Roman"/>
            <w:sz w:val="24"/>
            <w:szCs w:val="24"/>
          </w:rPr>
          <w:t xml:space="preserve">, but </w:t>
        </w:r>
      </w:ins>
      <w:ins w:id="44" w:author="Richie" w:date="2017-02-08T15:39:00Z">
        <w:r w:rsidR="00044A69">
          <w:rPr>
            <w:rFonts w:ascii="Times New Roman" w:hAnsi="Times New Roman" w:cs="Times New Roman"/>
            <w:sz w:val="24"/>
            <w:szCs w:val="24"/>
          </w:rPr>
          <w:t xml:space="preserve">accurate surveying with a total station or GPS is time consuming and </w:t>
        </w:r>
      </w:ins>
      <w:ins w:id="45" w:author="Richie" w:date="2017-02-08T14:47:00Z">
        <w:r w:rsidR="00D3058B">
          <w:rPr>
            <w:rFonts w:ascii="Times New Roman" w:hAnsi="Times New Roman" w:cs="Times New Roman"/>
            <w:sz w:val="24"/>
            <w:szCs w:val="24"/>
          </w:rPr>
          <w:t>results in fewer measurements for statistical analysis</w:t>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use of independent control points </w:t>
      </w:r>
      <w:r w:rsidR="00D813CC">
        <w:rPr>
          <w:rFonts w:ascii="Times New Roman" w:hAnsi="Times New Roman" w:cs="Times New Roman"/>
          <w:sz w:val="24"/>
          <w:szCs w:val="24"/>
        </w:rPr>
        <w:t xml:space="preserve">may also </w:t>
      </w:r>
      <w:r w:rsidRPr="001A40BB">
        <w:rPr>
          <w:rFonts w:ascii="Times New Roman" w:hAnsi="Times New Roman" w:cs="Times New Roman"/>
          <w:sz w:val="24"/>
          <w:szCs w:val="24"/>
        </w:rPr>
        <w:t>exhibit a bias when the points used are easily photo identifiable targets (eg. checkerbo</w:t>
      </w:r>
      <w:r w:rsidR="00D813CC">
        <w:rPr>
          <w:rFonts w:ascii="Times New Roman" w:hAnsi="Times New Roman" w:cs="Times New Roman"/>
          <w:sz w:val="24"/>
          <w:szCs w:val="24"/>
        </w:rPr>
        <w:t>ards).</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These targets are traditionally very accurate keypoints and using them as i</w:t>
      </w:r>
      <w:r w:rsidRPr="001A40BB">
        <w:rPr>
          <w:rFonts w:ascii="Times New Roman" w:hAnsi="Times New Roman" w:cs="Times New Roman"/>
          <w:sz w:val="24"/>
          <w:szCs w:val="24"/>
        </w:rPr>
        <w:t>ndependent control points will demonstrate a much better accu</w:t>
      </w:r>
      <w:r w:rsidR="00D813CC">
        <w:rPr>
          <w:rFonts w:ascii="Times New Roman" w:hAnsi="Times New Roman" w:cs="Times New Roman"/>
          <w:sz w:val="24"/>
          <w:szCs w:val="24"/>
        </w:rPr>
        <w:t>racy than a homogeneous surface.</w:t>
      </w:r>
      <w:r w:rsidRPr="001A40BB">
        <w:rPr>
          <w:rFonts w:ascii="Times New Roman" w:hAnsi="Times New Roman" w:cs="Times New Roman"/>
          <w:sz w:val="24"/>
          <w:szCs w:val="24"/>
        </w:rPr>
        <w:t xml:space="preserve"> </w:t>
      </w:r>
      <w:r w:rsidR="00560F97">
        <w:rPr>
          <w:rFonts w:ascii="Times New Roman" w:hAnsi="Times New Roman" w:cs="Times New Roman"/>
          <w:sz w:val="24"/>
          <w:szCs w:val="24"/>
        </w:rPr>
        <w:t>T</w:t>
      </w:r>
      <w:r w:rsidR="00560F97" w:rsidRPr="001A40BB">
        <w:rPr>
          <w:rFonts w:ascii="Times New Roman" w:hAnsi="Times New Roman" w:cs="Times New Roman"/>
          <w:sz w:val="24"/>
          <w:szCs w:val="24"/>
        </w:rPr>
        <w:t>herefore,</w:t>
      </w:r>
      <w:r w:rsidRPr="001A40BB">
        <w:rPr>
          <w:rFonts w:ascii="Times New Roman" w:hAnsi="Times New Roman" w:cs="Times New Roman"/>
          <w:sz w:val="24"/>
          <w:szCs w:val="24"/>
        </w:rPr>
        <w:t xml:space="preserve"> </w:t>
      </w:r>
      <w:r w:rsidR="00D813CC">
        <w:rPr>
          <w:rFonts w:ascii="Times New Roman" w:hAnsi="Times New Roman" w:cs="Times New Roman"/>
          <w:sz w:val="24"/>
          <w:szCs w:val="24"/>
        </w:rPr>
        <w:t xml:space="preserve">the error reported from independent GCPs </w:t>
      </w:r>
      <w:r w:rsidRPr="001A40BB">
        <w:rPr>
          <w:rFonts w:ascii="Times New Roman" w:hAnsi="Times New Roman" w:cs="Times New Roman"/>
          <w:sz w:val="24"/>
          <w:szCs w:val="24"/>
        </w:rPr>
        <w:t>are not necessarily representative of the accuracy of the entire scene.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The quality and uniqueness of detected keypoints in an image and on an object is called “texture.”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 xml:space="preserve">The </w:t>
      </w:r>
      <w:r w:rsidR="00E63ECA">
        <w:rPr>
          <w:rFonts w:ascii="Times New Roman" w:hAnsi="Times New Roman" w:cs="Times New Roman"/>
          <w:sz w:val="24"/>
          <w:szCs w:val="24"/>
        </w:rPr>
        <w:t xml:space="preserve">lack of </w:t>
      </w:r>
      <w:r w:rsidR="00D813CC">
        <w:rPr>
          <w:rFonts w:ascii="Times New Roman" w:hAnsi="Times New Roman" w:cs="Times New Roman"/>
          <w:sz w:val="24"/>
          <w:szCs w:val="24"/>
        </w:rPr>
        <w:t xml:space="preserve">texture of a scene has been shown to have </w:t>
      </w:r>
      <w:r w:rsidR="00E63ECA">
        <w:rPr>
          <w:rFonts w:ascii="Times New Roman" w:hAnsi="Times New Roman" w:cs="Times New Roman"/>
          <w:sz w:val="24"/>
          <w:szCs w:val="24"/>
        </w:rPr>
        <w:t>one of the</w:t>
      </w:r>
      <w:r w:rsidR="00D813CC">
        <w:rPr>
          <w:rFonts w:ascii="Times New Roman" w:hAnsi="Times New Roman" w:cs="Times New Roman"/>
          <w:sz w:val="24"/>
          <w:szCs w:val="24"/>
        </w:rPr>
        <w:t xml:space="preserve"> large</w:t>
      </w:r>
      <w:r w:rsidR="00E63ECA">
        <w:rPr>
          <w:rFonts w:ascii="Times New Roman" w:hAnsi="Times New Roman" w:cs="Times New Roman"/>
          <w:sz w:val="24"/>
          <w:szCs w:val="24"/>
        </w:rPr>
        <w:t>st</w:t>
      </w:r>
      <w:r w:rsidR="00D813CC">
        <w:rPr>
          <w:rFonts w:ascii="Times New Roman" w:hAnsi="Times New Roman" w:cs="Times New Roman"/>
          <w:sz w:val="24"/>
          <w:szCs w:val="24"/>
        </w:rPr>
        <w:t xml:space="preserve"> impact on the accuracy of SfM-MVS pointcloud </w:t>
      </w:r>
      <w:r w:rsidR="00D813CC">
        <w:rPr>
          <w:rFonts w:ascii="Times New Roman" w:hAnsi="Times New Roman" w:cs="Times New Roman"/>
          <w:sz w:val="24"/>
          <w:szCs w:val="24"/>
        </w:rPr>
        <w:fldChar w:fldCharType="begin" w:fldLock="1"/>
      </w:r>
      <w:r w:rsidR="00560F97">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"id" : "ITEM-2",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"ITEM-2",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"ITEM-3",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"ITEM-3", "issued" : { "date-parts" : [ [ "2014" ] ] }, "page" : "406-413", "title" : "Large scale multi-view stereopsis evaluation", "type" : "article-journal" }, "uris" : [ "http://www.mendeley.com/documents/?uuid=ede4774d-8acd-40ce-97db-a34d0c53f1a9" ] }, { "id" : "ITEM-4",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"ITEM-4",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"(Harwin &amp; Lucieer, 2012; Jensen et al., 2014; Micheletti et al., 2015; Naumann et al., 2013)", "plainTextFormattedCitation" : "(Harwin &amp; Lucieer, 2012; Jensen et al., 2014; Micheletti et al., 2015; Naumann et al., 2013)", "previouslyFormattedCitation" : "(Harwin &amp; Lucieer, 2012; Jensen et al., 2014; Micheletti et al., 2015; Naumann et al., 2013)" }, "properties" : { "noteIndex" : 0 }, "schema" : "https://github.com/citation-style-language/schema/raw/master/csl-citation.json" }</w:instrText>
      </w:r>
      <w:r w:rsidR="00D813CC">
        <w:rPr>
          <w:rFonts w:ascii="Times New Roman" w:hAnsi="Times New Roman" w:cs="Times New Roman"/>
          <w:sz w:val="24"/>
          <w:szCs w:val="24"/>
        </w:rPr>
        <w:fldChar w:fldCharType="separate"/>
      </w:r>
      <w:r w:rsidR="00D813CC" w:rsidRPr="00D813CC">
        <w:rPr>
          <w:rFonts w:ascii="Times New Roman" w:hAnsi="Times New Roman" w:cs="Times New Roman"/>
          <w:noProof/>
          <w:sz w:val="24"/>
          <w:szCs w:val="24"/>
        </w:rPr>
        <w:t>(Harwin &amp; Lucieer, 2012; Jensen et al., 2014; Micheletti et al., 2015; Naumann et al., 2013)</w:t>
      </w:r>
      <w:r w:rsidR="00D813CC">
        <w:rPr>
          <w:rFonts w:ascii="Times New Roman" w:hAnsi="Times New Roman" w:cs="Times New Roman"/>
          <w:sz w:val="24"/>
          <w:szCs w:val="24"/>
        </w:rPr>
        <w:fldChar w:fldCharType="end"/>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is </w:t>
      </w:r>
      <w:r w:rsidR="00E63ECA">
        <w:rPr>
          <w:rFonts w:ascii="Times New Roman" w:hAnsi="Times New Roman" w:cs="Times New Roman"/>
          <w:sz w:val="24"/>
          <w:szCs w:val="24"/>
        </w:rPr>
        <w:t xml:space="preserve">also </w:t>
      </w:r>
      <w:r w:rsidRPr="001A40BB">
        <w:rPr>
          <w:rFonts w:ascii="Times New Roman" w:hAnsi="Times New Roman" w:cs="Times New Roman"/>
          <w:sz w:val="24"/>
          <w:szCs w:val="24"/>
        </w:rPr>
        <w:t>adversely affected by: poor image overlapping, 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w:t>
      </w:r>
      <w:r w:rsidR="00734B7F">
        <w:rPr>
          <w:rFonts w:ascii="Times New Roman" w:hAnsi="Times New Roman" w:cs="Times New Roman"/>
          <w:sz w:val="24"/>
          <w:szCs w:val="24"/>
        </w:rPr>
        <w:t xml:space="preserve"> </w:t>
      </w:r>
      <w:r w:rsidR="008B5DE9">
        <w:rPr>
          <w:rFonts w:ascii="Times New Roman" w:hAnsi="Times New Roman" w:cs="Times New Roman"/>
          <w:sz w:val="24"/>
          <w:szCs w:val="24"/>
        </w:rPr>
        <w:fldChar w:fldCharType="begin" w:fldLock="1"/>
      </w:r>
      <w:r w:rsidR="005130E4">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"mendeley" : { "formattedCitation" : "(Smith &amp; Vericat, 2015)", "plainTextFormattedCitation" : "(Smith &amp; Vericat, 2015)", "previouslyFormattedCitation" : "(Smith &amp; Vericat, 2015)"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(Smith &amp; Vericat, 2015)</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With a computer graphics workflow, </w:t>
      </w:r>
      <w:r w:rsidR="00560F97">
        <w:rPr>
          <w:rFonts w:ascii="Times New Roman" w:hAnsi="Times New Roman" w:cs="Times New Roman"/>
          <w:sz w:val="24"/>
          <w:szCs w:val="24"/>
        </w:rPr>
        <w:t>the user manually introduces all the uncertainty</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E63ECA">
        <w:rPr>
          <w:rFonts w:ascii="Times New Roman" w:hAnsi="Times New Roman" w:cs="Times New Roman"/>
          <w:sz w:val="24"/>
          <w:szCs w:val="24"/>
        </w:rPr>
        <w:t xml:space="preserve">The </w:t>
      </w:r>
      <w:proofErr w:type="spellStart"/>
      <w:r w:rsidR="00E63ECA">
        <w:rPr>
          <w:rFonts w:ascii="Times New Roman" w:hAnsi="Times New Roman" w:cs="Times New Roman"/>
          <w:sz w:val="24"/>
          <w:szCs w:val="24"/>
        </w:rPr>
        <w:t>pointcloud</w:t>
      </w:r>
      <w:proofErr w:type="spellEnd"/>
      <w:r w:rsidR="00E63ECA">
        <w:rPr>
          <w:rFonts w:ascii="Times New Roman" w:hAnsi="Times New Roman" w:cs="Times New Roman"/>
          <w:sz w:val="24"/>
          <w:szCs w:val="24"/>
        </w:rPr>
        <w:t xml:space="preserve"> produced through </w:t>
      </w:r>
      <w:proofErr w:type="spellStart"/>
      <w:r w:rsidR="00E63ECA">
        <w:rPr>
          <w:rFonts w:ascii="Times New Roman" w:hAnsi="Times New Roman" w:cs="Times New Roman"/>
          <w:sz w:val="24"/>
          <w:szCs w:val="24"/>
        </w:rPr>
        <w:t>SfM</w:t>
      </w:r>
      <w:proofErr w:type="spellEnd"/>
      <w:r w:rsidR="00E63ECA">
        <w:rPr>
          <w:rFonts w:ascii="Times New Roman" w:hAnsi="Times New Roman" w:cs="Times New Roman"/>
          <w:sz w:val="24"/>
          <w:szCs w:val="24"/>
        </w:rPr>
        <w:t xml:space="preserve"> processing is compared to the true surface, and any errors can be attributed to the user introduced uncertainty.</w:t>
      </w:r>
      <w:r w:rsidRPr="001A40BB">
        <w:rPr>
          <w:rFonts w:ascii="Times New Roman" w:hAnsi="Times New Roman" w:cs="Times New Roman"/>
          <w:sz w:val="24"/>
          <w:szCs w:val="24"/>
        </w:rPr>
        <w:t xml:space="preserve"> </w:t>
      </w:r>
    </w:p>
    <w:p w14:paraId="387DABE6" w14:textId="77777777" w:rsidR="00C62AD5" w:rsidRPr="001A40BB" w:rsidRDefault="00C62AD5" w:rsidP="00927410">
      <w:pPr>
        <w:pStyle w:val="Heading2"/>
      </w:pPr>
      <w:r w:rsidRPr="001A40BB">
        <w:t>Computer Graphics for Remote Sensing Analysis</w:t>
      </w:r>
    </w:p>
    <w:p w14:paraId="37C3E9CC" w14:textId="1DFEE23A"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field of computer graphics w</w:t>
      </w:r>
      <w:r w:rsidR="00E63ECA">
        <w:rPr>
          <w:rFonts w:ascii="Times New Roman" w:hAnsi="Times New Roman" w:cs="Times New Roman"/>
          <w:sz w:val="24"/>
          <w:szCs w:val="24"/>
        </w:rPr>
        <w:t xml:space="preserve">as first developed in the </w:t>
      </w:r>
      <w:ins w:id="46" w:author="Richie" w:date="2017-02-08T14:58:00Z">
        <w:r w:rsidR="00520E99">
          <w:rPr>
            <w:rFonts w:ascii="Times New Roman" w:hAnsi="Times New Roman" w:cs="Times New Roman"/>
            <w:sz w:val="24"/>
            <w:szCs w:val="24"/>
          </w:rPr>
          <w:t>19</w:t>
        </w:r>
        <w:r w:rsidR="00520E99">
          <w:rPr>
            <w:rFonts w:ascii="Times New Roman" w:hAnsi="Times New Roman" w:cs="Times New Roman"/>
            <w:sz w:val="24"/>
            <w:szCs w:val="24"/>
          </w:rPr>
          <w:t>60</w:t>
        </w:r>
        <w:r w:rsidR="00520E99">
          <w:rPr>
            <w:rFonts w:ascii="Times New Roman" w:hAnsi="Times New Roman" w:cs="Times New Roman"/>
            <w:sz w:val="24"/>
            <w:szCs w:val="24"/>
          </w:rPr>
          <w:t>s</w:t>
        </w:r>
      </w:ins>
      <w:r w:rsidRPr="001A40BB">
        <w:rPr>
          <w:rFonts w:ascii="Times New Roman" w:hAnsi="Times New Roman" w:cs="Times New Roman"/>
          <w:sz w:val="24"/>
          <w:szCs w:val="24"/>
        </w:rPr>
        <w:t xml:space="preserve"> and </w:t>
      </w:r>
      <w:del w:id="47" w:author="Richie" w:date="2017-02-08T15:00:00Z">
        <w:r w:rsidRPr="001A40BB" w:rsidDel="00520E99">
          <w:rPr>
            <w:rFonts w:ascii="Times New Roman" w:hAnsi="Times New Roman" w:cs="Times New Roman"/>
            <w:sz w:val="24"/>
            <w:szCs w:val="24"/>
          </w:rPr>
          <w:delText xml:space="preserve">the advancement of the field has been </w:delText>
        </w:r>
      </w:del>
      <w:del w:id="48" w:author="Richie" w:date="2017-02-08T14:59:00Z">
        <w:r w:rsidRPr="001A40BB" w:rsidDel="00520E99">
          <w:rPr>
            <w:rFonts w:ascii="Times New Roman" w:hAnsi="Times New Roman" w:cs="Times New Roman"/>
            <w:sz w:val="24"/>
            <w:szCs w:val="24"/>
          </w:rPr>
          <w:delText xml:space="preserve">predominantly </w:delText>
        </w:r>
      </w:del>
      <w:del w:id="49" w:author="Richie" w:date="2017-02-08T15:00:00Z">
        <w:r w:rsidRPr="001A40BB" w:rsidDel="00520E99">
          <w:rPr>
            <w:rFonts w:ascii="Times New Roman" w:hAnsi="Times New Roman" w:cs="Times New Roman"/>
            <w:sz w:val="24"/>
            <w:szCs w:val="24"/>
          </w:rPr>
          <w:delText>driven by the desire to create more realistic video game and movie special effects</w:delText>
        </w:r>
      </w:del>
      <w:ins w:id="50" w:author="Richie" w:date="2017-02-08T15:00:00Z">
        <w:r w:rsidR="00520E99">
          <w:rPr>
            <w:rFonts w:ascii="Times New Roman" w:hAnsi="Times New Roman" w:cs="Times New Roman"/>
            <w:sz w:val="24"/>
            <w:szCs w:val="24"/>
          </w:rPr>
          <w:t>has evolved to encompass numerous fields from medical imaging</w:t>
        </w:r>
      </w:ins>
      <w:ins w:id="51" w:author="Richie" w:date="2017-02-08T15:01:00Z">
        <w:r w:rsidR="002F135B">
          <w:rPr>
            <w:rFonts w:ascii="Times New Roman" w:hAnsi="Times New Roman" w:cs="Times New Roman"/>
            <w:sz w:val="24"/>
            <w:szCs w:val="24"/>
          </w:rPr>
          <w:t xml:space="preserve"> and scientific visualization, </w:t>
        </w:r>
        <w:r w:rsidR="00520E99">
          <w:rPr>
            <w:rFonts w:ascii="Times New Roman" w:hAnsi="Times New Roman" w:cs="Times New Roman"/>
            <w:sz w:val="24"/>
            <w:szCs w:val="24"/>
          </w:rPr>
          <w:t>aircraft flight simulators</w:t>
        </w:r>
      </w:ins>
      <w:ins w:id="52" w:author="Richie" w:date="2017-02-08T15:12:00Z">
        <w:r w:rsidR="002F135B">
          <w:rPr>
            <w:rFonts w:ascii="Times New Roman" w:hAnsi="Times New Roman" w:cs="Times New Roman"/>
            <w:sz w:val="24"/>
            <w:szCs w:val="24"/>
          </w:rPr>
          <w:t>, and movie and video game special effects</w:t>
        </w:r>
      </w:ins>
      <w:ins w:id="53" w:author="Richie" w:date="2017-02-08T15:10:00Z">
        <w:r w:rsidR="00520E99">
          <w:rPr>
            <w:rFonts w:ascii="Times New Roman" w:hAnsi="Times New Roman" w:cs="Times New Roman"/>
            <w:sz w:val="24"/>
            <w:szCs w:val="24"/>
          </w:rPr>
          <w:t xml:space="preserve"> </w:t>
        </w:r>
        <w:r w:rsidR="00520E99">
          <w:rPr>
            <w:rFonts w:ascii="Times New Roman" w:hAnsi="Times New Roman" w:cs="Times New Roman"/>
            <w:sz w:val="24"/>
            <w:szCs w:val="24"/>
          </w:rPr>
          <w:fldChar w:fldCharType="begin" w:fldLock="1"/>
        </w:r>
      </w:ins>
      <w:r w:rsidR="002F135B">
        <w:rPr>
          <w:rFonts w:ascii="Times New Roman" w:hAnsi="Times New Roman" w:cs="Times New Roman"/>
          <w:sz w:val="24"/>
          <w:szCs w:val="24"/>
        </w:rPr>
        <w:instrText>ADDIN CSL_CITATION { "citationItems" : [ { "id" : "ITEM-1", "itemData" : { "ISBN" : "9780132545235", "author" : [ { "dropping-particle" : "", "family" : "Angel", "given" : "Edward;", "non-dropping-particle" : "", "parse-names" : false, "suffix" : "" } ], "id" : "ITEM-1", "issued" : { "date-parts" : [ [ "2007" ] ] }, "title" : "Interactive Computer Graphics", "type" : "book" }, "uris" : [ "http://www.mendeley.com/documents/?uuid=8cf6515f-6f59-4057-977a-ef1226865a82" ] } ], "mendeley" : { "formattedCitation" : "(Angel, 2007)", "plainTextFormattedCitation" : "(Angel, 2007)", "previouslyFormattedCitation" : "(Angel, 2007)" }, "properties" : { "noteIndex" : 0 }, "schema" : "https://github.com/citation-style-language/schema/raw/master/csl-citation.json" }</w:instrText>
      </w:r>
      <w:r w:rsidR="00520E99">
        <w:rPr>
          <w:rFonts w:ascii="Times New Roman" w:hAnsi="Times New Roman" w:cs="Times New Roman"/>
          <w:sz w:val="24"/>
          <w:szCs w:val="24"/>
        </w:rPr>
        <w:fldChar w:fldCharType="separate"/>
      </w:r>
      <w:r w:rsidR="002F135B" w:rsidRPr="002F135B">
        <w:rPr>
          <w:rFonts w:ascii="Times New Roman" w:hAnsi="Times New Roman" w:cs="Times New Roman"/>
          <w:noProof/>
          <w:sz w:val="24"/>
          <w:szCs w:val="24"/>
        </w:rPr>
        <w:t>(Angel, 2007)</w:t>
      </w:r>
      <w:ins w:id="54" w:author="Richie" w:date="2017-02-08T15:10:00Z">
        <w:r w:rsidR="00520E99">
          <w:rPr>
            <w:rFonts w:ascii="Times New Roman" w:hAnsi="Times New Roman" w:cs="Times New Roman"/>
            <w:sz w:val="24"/>
            <w:szCs w:val="24"/>
          </w:rPr>
          <w:fldChar w:fldCharType="end"/>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software </w:t>
      </w:r>
      <w:r w:rsidR="00734B7F">
        <w:rPr>
          <w:rFonts w:ascii="Times New Roman" w:hAnsi="Times New Roman" w:cs="Times New Roman"/>
          <w:sz w:val="24"/>
          <w:szCs w:val="24"/>
        </w:rPr>
        <w:t>that</w:t>
      </w:r>
      <w:r w:rsidRPr="001A40BB">
        <w:rPr>
          <w:rFonts w:ascii="Times New Roman" w:hAnsi="Times New Roman" w:cs="Times New Roman"/>
          <w:sz w:val="24"/>
          <w:szCs w:val="24"/>
        </w:rPr>
        <w:t xml:space="preserve"> turn</w:t>
      </w:r>
      <w:r w:rsidR="00734B7F">
        <w:rPr>
          <w:rFonts w:ascii="Times New Roman" w:hAnsi="Times New Roman" w:cs="Times New Roman"/>
          <w:sz w:val="24"/>
          <w:szCs w:val="24"/>
        </w:rPr>
        <w:t>s</w:t>
      </w:r>
      <w:r w:rsidRPr="001A40BB">
        <w:rPr>
          <w:rFonts w:ascii="Times New Roman" w:hAnsi="Times New Roman" w:cs="Times New Roman"/>
          <w:sz w:val="24"/>
          <w:szCs w:val="24"/>
        </w:rPr>
        <w:t xml:space="preserve"> a simulated scene with various </w:t>
      </w:r>
      <w:r w:rsidR="00E63ECA">
        <w:rPr>
          <w:rFonts w:ascii="Times New Roman" w:hAnsi="Times New Roman" w:cs="Times New Roman"/>
          <w:sz w:val="24"/>
          <w:szCs w:val="24"/>
        </w:rPr>
        <w:t>geometries</w:t>
      </w:r>
      <w:r w:rsidRPr="001A40BB">
        <w:rPr>
          <w:rFonts w:ascii="Times New Roman" w:hAnsi="Times New Roman" w:cs="Times New Roman"/>
          <w:sz w:val="24"/>
          <w:szCs w:val="24"/>
        </w:rPr>
        <w:t>, material properties, and lighting into an image or sequence of images is called a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w:t>
      </w:r>
      <w:r w:rsidRPr="001A40BB">
        <w:rPr>
          <w:rFonts w:ascii="Times New Roman" w:hAnsi="Times New Roman" w:cs="Times New Roman"/>
          <w:sz w:val="24"/>
          <w:szCs w:val="24"/>
        </w:rPr>
        <w:lastRenderedPageBreak/>
        <w:t xml:space="preserve">there are many different render engines available </w:t>
      </w:r>
      <w:r w:rsidR="00E63ECA">
        <w:rPr>
          <w:rFonts w:ascii="Times New Roman" w:hAnsi="Times New Roman" w:cs="Times New Roman"/>
          <w:sz w:val="24"/>
          <w:szCs w:val="24"/>
        </w:rPr>
        <w:t>using many</w:t>
      </w:r>
      <w:r w:rsidRPr="001A40BB">
        <w:rPr>
          <w:rFonts w:ascii="Times New Roman" w:hAnsi="Times New Roman" w:cs="Times New Roman"/>
          <w:sz w:val="24"/>
          <w:szCs w:val="24"/>
        </w:rPr>
        <w:t xml:space="preserve"> different algorithms, they all follow a basic workflow, or computer graphics pipeline.</w:t>
      </w:r>
      <w:r w:rsidR="002A5482">
        <w:rPr>
          <w:rFonts w:ascii="Times New Roman" w:hAnsi="Times New Roman" w:cs="Times New Roman"/>
          <w:sz w:val="24"/>
          <w:szCs w:val="24"/>
        </w:rPr>
        <w:t xml:space="preserve"> </w:t>
      </w:r>
    </w:p>
    <w:p w14:paraId="2BD02D0F" w14:textId="72BB7340"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First, </w:t>
      </w:r>
      <w:r w:rsidR="00734B7F" w:rsidRPr="001A40BB">
        <w:rPr>
          <w:rFonts w:ascii="Times New Roman" w:hAnsi="Times New Roman" w:cs="Times New Roman"/>
          <w:sz w:val="24"/>
          <w:szCs w:val="24"/>
        </w:rPr>
        <w:t>a</w:t>
      </w:r>
      <w:r w:rsidRPr="001A40BB">
        <w:rPr>
          <w:rFonts w:ascii="Times New Roman" w:hAnsi="Times New Roman" w:cs="Times New Roman"/>
          <w:sz w:val="24"/>
          <w:szCs w:val="24"/>
        </w:rPr>
        <w:t xml:space="preserve"> 3D scene is generated using vertices, faces,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For most photo-realistic rendering, meshes are generated using an array of either triangular surfaces or quadrilateral surfaces to create objects.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Material properties are applied to each of the individual surfaces to determine the color of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Most software </w:t>
      </w:r>
      <w:r w:rsidR="00560F97" w:rsidRPr="001A40BB">
        <w:rPr>
          <w:rFonts w:ascii="Times New Roman" w:hAnsi="Times New Roman" w:cs="Times New Roman"/>
          <w:sz w:val="24"/>
          <w:szCs w:val="24"/>
        </w:rPr>
        <w:t>allows</w:t>
      </w:r>
      <w:r w:rsidR="00560F97">
        <w:rPr>
          <w:rFonts w:ascii="Times New Roman" w:hAnsi="Times New Roman" w:cs="Times New Roman"/>
          <w:sz w:val="24"/>
          <w:szCs w:val="24"/>
        </w:rPr>
        <w:t xml:space="preserve"> for the user to set</w:t>
      </w:r>
      <w:r w:rsidRPr="001A40BB">
        <w:rPr>
          <w:rFonts w:ascii="Times New Roman" w:hAnsi="Times New Roman" w:cs="Times New Roman"/>
          <w:sz w:val="24"/>
          <w:szCs w:val="24"/>
        </w:rPr>
        <w:t xml:space="preserve"> diffuse, specular, and ambient light coefficients as well as their associated colors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specify how light will interact with the </w:t>
      </w:r>
      <w:r w:rsidR="00E63ECA">
        <w:rPr>
          <w:rFonts w:ascii="Times New Roman" w:hAnsi="Times New Roman" w:cs="Times New Roman"/>
          <w:sz w:val="24"/>
          <w:szCs w:val="24"/>
        </w:rPr>
        <w:t>surface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coefficient specifies how much diffuse, specular, and ambient light is reflected off of the surface of the object, while the color specifies the amount of red, green, and blue light that is reflected from the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E63ECA">
        <w:rPr>
          <w:rFonts w:ascii="Times New Roman" w:hAnsi="Times New Roman" w:cs="Times New Roman"/>
          <w:sz w:val="24"/>
          <w:szCs w:val="24"/>
        </w:rPr>
        <w:t>material color properties are</w:t>
      </w:r>
      <w:r w:rsidRPr="001A40BB">
        <w:rPr>
          <w:rFonts w:ascii="Times New Roman" w:hAnsi="Times New Roman" w:cs="Times New Roman"/>
          <w:sz w:val="24"/>
          <w:szCs w:val="24"/>
        </w:rPr>
        <w:t xml:space="preserve"> only associated with each plane in the mesh, so for highly detailed coloring o</w:t>
      </w:r>
      <w:r w:rsidR="00E63ECA">
        <w:rPr>
          <w:rFonts w:ascii="Times New Roman" w:hAnsi="Times New Roman" w:cs="Times New Roman"/>
          <w:sz w:val="24"/>
          <w:szCs w:val="24"/>
        </w:rPr>
        <w:t>f</w:t>
      </w:r>
      <w:r w:rsidRPr="001A40BB">
        <w:rPr>
          <w:rFonts w:ascii="Times New Roman" w:hAnsi="Times New Roman" w:cs="Times New Roman"/>
          <w:sz w:val="24"/>
          <w:szCs w:val="24"/>
        </w:rPr>
        <w:t xml:space="preserve"> objects a large amount of faces</w:t>
      </w:r>
      <w:r w:rsidR="00E63ECA">
        <w:rPr>
          <w:rFonts w:ascii="Times New Roman" w:hAnsi="Times New Roman" w:cs="Times New Roman"/>
          <w:sz w:val="24"/>
          <w:szCs w:val="24"/>
        </w:rPr>
        <w:t xml:space="preserve"> are required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more efficient way of creating detailed colors on an object without increasing the complexity of the surface of the object is to add a "texture" to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texture is an image which is overlaid on the mesh in a process called u-v mapping</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E63ECA">
        <w:rPr>
          <w:rFonts w:ascii="Times New Roman" w:hAnsi="Times New Roman" w:cs="Times New Roman"/>
          <w:sz w:val="24"/>
          <w:szCs w:val="24"/>
        </w:rPr>
        <w:t>This is where each vertex is assigned a coordinate in image space in units of texels, which are synonymous to pixels but renamed to distinguish the fact that it is a texture and not a rendered image.</w:t>
      </w:r>
      <w:r w:rsidR="002A5482">
        <w:rPr>
          <w:rFonts w:ascii="Times New Roman" w:hAnsi="Times New Roman" w:cs="Times New Roman"/>
          <w:sz w:val="24"/>
          <w:szCs w:val="24"/>
        </w:rPr>
        <w:t xml:space="preserve"> </w:t>
      </w:r>
      <w:r w:rsidR="00E63ECA">
        <w:rPr>
          <w:rFonts w:ascii="Times New Roman" w:hAnsi="Times New Roman" w:cs="Times New Roman"/>
          <w:sz w:val="24"/>
          <w:szCs w:val="24"/>
        </w:rPr>
        <w:t>The render engine interpolates the texel coordinates across the surface</w:t>
      </w:r>
      <w:r w:rsidR="002A08D4">
        <w:rPr>
          <w:rFonts w:ascii="Times New Roman" w:hAnsi="Times New Roman" w:cs="Times New Roman"/>
          <w:sz w:val="24"/>
          <w:szCs w:val="24"/>
        </w:rPr>
        <w:t xml:space="preserve"> when the scene is rendered</w:t>
      </w:r>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For interpolated subpixel coordinates, the color value is either interpolated linearly or the nearest pixel value is used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computer graphics definition for a "texture" object, is not to be confused with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photogrammetry definition</w:t>
      </w:r>
      <w:r w:rsidR="002A08D4">
        <w:rPr>
          <w:rFonts w:ascii="Times New Roman" w:hAnsi="Times New Roman" w:cs="Times New Roman"/>
          <w:sz w:val="24"/>
          <w:szCs w:val="24"/>
        </w:rPr>
        <w:t xml:space="preserve"> of texture</w:t>
      </w:r>
      <w:r w:rsidRPr="001A40BB">
        <w:rPr>
          <w:rFonts w:ascii="Times New Roman" w:hAnsi="Times New Roman" w:cs="Times New Roman"/>
          <w:sz w:val="24"/>
          <w:szCs w:val="24"/>
        </w:rPr>
        <w:t>, which is the level of detail and unique photo identifiable features in an image.</w:t>
      </w:r>
    </w:p>
    <w:p w14:paraId="6C5D5ECE" w14:textId="06551C24"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Once a scene is populated with objects and their associated material and texture properties, light sources and shading algorithms must be applied to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simplest method is to set an object material as "shadeless", which eliminates any interaction with light sources and will render each surface based on the material property and texture with the exact RGB values that were input.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more complex and photorealistic method is to place light sources in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Each light source can be set to simulate different patterns and angles of light rays with various levels of intensity and range based intensity falloff.</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Most render engines</w:t>
      </w:r>
      <w:r w:rsidR="002A08D4">
        <w:rPr>
          <w:rFonts w:ascii="Times New Roman" w:hAnsi="Times New Roman" w:cs="Times New Roman"/>
          <w:sz w:val="24"/>
          <w:szCs w:val="24"/>
        </w:rPr>
        <w:t xml:space="preserve"> also contain shadow algorithms which enable the calculation of occlusions from various light sources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Once a scene is created with light sources and shading parameters set, simulated cameras are placed to create </w:t>
      </w:r>
      <w:r w:rsidR="002A08D4">
        <w:rPr>
          <w:rFonts w:ascii="Times New Roman" w:hAnsi="Times New Roman" w:cs="Times New Roman"/>
          <w:sz w:val="24"/>
          <w:szCs w:val="24"/>
        </w:rPr>
        <w:t xml:space="preserve">the origin for </w:t>
      </w:r>
      <w:r w:rsidRPr="001A40BB">
        <w:rPr>
          <w:rFonts w:ascii="Times New Roman" w:hAnsi="Times New Roman" w:cs="Times New Roman"/>
          <w:sz w:val="24"/>
          <w:szCs w:val="24"/>
        </w:rPr>
        <w:t>renders of the scene. The camera translation, rotation, sensor size, focal length, and principal point are input and a pinhole camera model is used.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rendering algorithm generates a 2D image of the scene using the camera position and all of the material properties of the objects. The method, </w:t>
      </w:r>
      <w:r w:rsidR="00560F97" w:rsidRPr="001A40BB">
        <w:rPr>
          <w:rFonts w:ascii="Times New Roman" w:hAnsi="Times New Roman" w:cs="Times New Roman"/>
          <w:sz w:val="24"/>
          <w:szCs w:val="24"/>
        </w:rPr>
        <w:t>accuracy</w:t>
      </w:r>
      <w:r w:rsidR="00560F97">
        <w:rPr>
          <w:rFonts w:ascii="Times New Roman" w:hAnsi="Times New Roman" w:cs="Times New Roman"/>
          <w:sz w:val="24"/>
          <w:szCs w:val="24"/>
        </w:rPr>
        <w:t xml:space="preserve"> (</w:t>
      </w:r>
      <w:r w:rsidR="002A08D4">
        <w:rPr>
          <w:rFonts w:ascii="Times New Roman" w:hAnsi="Times New Roman" w:cs="Times New Roman"/>
          <w:sz w:val="24"/>
          <w:szCs w:val="24"/>
        </w:rPr>
        <w:t>especially lighting)</w:t>
      </w:r>
      <w:r w:rsidRPr="001A40BB">
        <w:rPr>
          <w:rFonts w:ascii="Times New Roman" w:hAnsi="Times New Roman" w:cs="Times New Roman"/>
          <w:sz w:val="24"/>
          <w:szCs w:val="24"/>
        </w:rPr>
        <w:t xml:space="preserve">, and performance of generating this 2D depiction of the scene is where most render engines differ. </w:t>
      </w:r>
    </w:p>
    <w:p w14:paraId="20465F8E" w14:textId="76D95D74"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There are many different rendering methodologies, but the one chosen for this research is Blender Internal Render Engine which is a rasterization based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algorithm determines which parts of the scene are visible to the camera, and </w:t>
      </w:r>
      <w:r w:rsidR="002A08D4">
        <w:rPr>
          <w:rFonts w:ascii="Times New Roman" w:hAnsi="Times New Roman" w:cs="Times New Roman"/>
          <w:sz w:val="24"/>
          <w:szCs w:val="24"/>
        </w:rPr>
        <w:t>perform basic light interactions to assign</w:t>
      </w:r>
      <w:r w:rsidRPr="001A40BB">
        <w:rPr>
          <w:rFonts w:ascii="Times New Roman" w:hAnsi="Times New Roman" w:cs="Times New Roman"/>
          <w:sz w:val="24"/>
          <w:szCs w:val="24"/>
        </w:rPr>
        <w:t xml:space="preserve"> </w:t>
      </w:r>
      <w:r w:rsidR="002A08D4">
        <w:rPr>
          <w:rFonts w:ascii="Times New Roman" w:hAnsi="Times New Roman" w:cs="Times New Roman"/>
          <w:sz w:val="24"/>
          <w:szCs w:val="24"/>
        </w:rPr>
        <w:t xml:space="preserve">a </w:t>
      </w:r>
      <w:r w:rsidRPr="001A40BB">
        <w:rPr>
          <w:rFonts w:ascii="Times New Roman" w:hAnsi="Times New Roman" w:cs="Times New Roman"/>
          <w:sz w:val="24"/>
          <w:szCs w:val="24"/>
        </w:rPr>
        <w:t>color to the pixel samples.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algorithm is fast, but is unable to perform some of the more advanced rendering features such as global illumination and </w:t>
      </w:r>
      <w:r w:rsidR="002A08D4">
        <w:rPr>
          <w:rFonts w:ascii="Times New Roman" w:hAnsi="Times New Roman" w:cs="Times New Roman"/>
          <w:sz w:val="24"/>
          <w:szCs w:val="24"/>
        </w:rPr>
        <w:t xml:space="preserve">true </w:t>
      </w:r>
      <w:r w:rsidRPr="001A40BB">
        <w:rPr>
          <w:rFonts w:ascii="Times New Roman" w:hAnsi="Times New Roman" w:cs="Times New Roman"/>
          <w:sz w:val="24"/>
          <w:szCs w:val="24"/>
        </w:rPr>
        <w:t>motion blur.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more detailed description of </w:t>
      </w:r>
      <w:proofErr w:type="spellStart"/>
      <w:ins w:id="55" w:author="Richie" w:date="2017-02-08T15:14:00Z">
        <w:r w:rsidR="002F135B">
          <w:rPr>
            <w:rFonts w:ascii="Times New Roman" w:hAnsi="Times New Roman" w:cs="Times New Roman"/>
            <w:sz w:val="24"/>
            <w:szCs w:val="24"/>
          </w:rPr>
          <w:t>shader</w:t>
        </w:r>
        <w:proofErr w:type="spellEnd"/>
        <w:r w:rsidR="002F135B">
          <w:rPr>
            <w:rFonts w:ascii="Times New Roman" w:hAnsi="Times New Roman" w:cs="Times New Roman"/>
            <w:sz w:val="24"/>
            <w:szCs w:val="24"/>
          </w:rPr>
          <w:t xml:space="preserve"> </w:t>
        </w:r>
      </w:ins>
      <w:del w:id="56" w:author="Richie" w:date="2017-02-08T15:13:00Z">
        <w:r w:rsidRPr="001A40BB" w:rsidDel="002F135B">
          <w:rPr>
            <w:rFonts w:ascii="Times New Roman" w:hAnsi="Times New Roman" w:cs="Times New Roman"/>
            <w:sz w:val="24"/>
            <w:szCs w:val="24"/>
          </w:rPr>
          <w:delText xml:space="preserve">common rendering engines and </w:delText>
        </w:r>
      </w:del>
      <w:r w:rsidRPr="001A40BB">
        <w:rPr>
          <w:rFonts w:ascii="Times New Roman" w:hAnsi="Times New Roman" w:cs="Times New Roman"/>
          <w:sz w:val="24"/>
          <w:szCs w:val="24"/>
        </w:rPr>
        <w:t xml:space="preserve">algorithms </w:t>
      </w:r>
      <w:del w:id="57" w:author="Richie" w:date="2017-02-08T15:14:00Z">
        <w:r w:rsidRPr="001A40BB" w:rsidDel="002F135B">
          <w:rPr>
            <w:rFonts w:ascii="Times New Roman" w:hAnsi="Times New Roman" w:cs="Times New Roman"/>
            <w:sz w:val="24"/>
            <w:szCs w:val="24"/>
          </w:rPr>
          <w:delText>can be found</w:delText>
        </w:r>
      </w:del>
      <w:ins w:id="58" w:author="Richie" w:date="2017-02-08T15:14:00Z">
        <w:r w:rsidR="002F135B">
          <w:rPr>
            <w:rFonts w:ascii="Times New Roman" w:hAnsi="Times New Roman" w:cs="Times New Roman"/>
            <w:sz w:val="24"/>
            <w:szCs w:val="24"/>
          </w:rPr>
          <w:t xml:space="preserve">which are used to generate these detailed scenes can be found in “Graphics </w:t>
        </w:r>
        <w:proofErr w:type="spellStart"/>
        <w:r w:rsidR="002F135B">
          <w:rPr>
            <w:rFonts w:ascii="Times New Roman" w:hAnsi="Times New Roman" w:cs="Times New Roman"/>
            <w:sz w:val="24"/>
            <w:szCs w:val="24"/>
          </w:rPr>
          <w:t>Shaders</w:t>
        </w:r>
        <w:proofErr w:type="spellEnd"/>
        <w:r w:rsidR="002F135B">
          <w:rPr>
            <w:rFonts w:ascii="Times New Roman" w:hAnsi="Times New Roman" w:cs="Times New Roman"/>
            <w:sz w:val="24"/>
            <w:szCs w:val="24"/>
          </w:rPr>
          <w:t>”</w:t>
        </w:r>
      </w:ins>
      <w:r w:rsidR="002A08D4">
        <w:rPr>
          <w:rFonts w:ascii="Times New Roman" w:hAnsi="Times New Roman" w:cs="Times New Roman"/>
          <w:sz w:val="24"/>
          <w:szCs w:val="24"/>
        </w:rPr>
        <w:t xml:space="preserve"> </w:t>
      </w:r>
      <w:ins w:id="59" w:author="Richie" w:date="2017-02-08T15:19:00Z">
        <w:r w:rsidR="002F135B">
          <w:rPr>
            <w:rFonts w:ascii="Times New Roman" w:hAnsi="Times New Roman" w:cs="Times New Roman"/>
            <w:sz w:val="24"/>
            <w:szCs w:val="24"/>
          </w:rPr>
          <w:fldChar w:fldCharType="begin" w:fldLock="1"/>
        </w:r>
      </w:ins>
      <w:r w:rsidR="008C7EFF">
        <w:rPr>
          <w:rFonts w:ascii="Times New Roman" w:hAnsi="Times New Roman" w:cs="Times New Roman"/>
          <w:sz w:val="24"/>
          <w:szCs w:val="24"/>
        </w:rPr>
        <w:instrText>ADDIN CSL_CITATION { "citationItems" : [ { "id" : "ITEM-1", "itemData" : { "author" : [ { "dropping-particle" : "", "family" : "Cunningham", "given" : "Mike Bailey; Steve", "non-dropping-particle" : "", "parse-names" : false, "suffix" : "" } ], "id" : "ITEM-1", "issued" : { "date-parts" : [ [ "2016" ] ] }, "title" : "Graphics Shaders", "type" : "book" }, "uris" : [ "http://www.mendeley.com/documents/?uuid=7a9fe423-7b6c-4998-a2b9-744f543ff622" ] } ], "mendeley" : { "formattedCitation" : "(Cunningham, 2016)", "plainTextFormattedCitation" : "(Cunningham, 2016)", "previouslyFormattedCitation" : "(Cunningham, 2016)" }, "properties" : { "noteIndex" : 0 }, "schema" : "https://github.com/citation-style-language/schema/raw/master/csl-citation.json" }</w:instrText>
      </w:r>
      <w:r w:rsidR="002F135B">
        <w:rPr>
          <w:rFonts w:ascii="Times New Roman" w:hAnsi="Times New Roman" w:cs="Times New Roman"/>
          <w:sz w:val="24"/>
          <w:szCs w:val="24"/>
        </w:rPr>
        <w:fldChar w:fldCharType="separate"/>
      </w:r>
      <w:r w:rsidR="002F135B" w:rsidRPr="002F135B">
        <w:rPr>
          <w:rFonts w:ascii="Times New Roman" w:hAnsi="Times New Roman" w:cs="Times New Roman"/>
          <w:noProof/>
          <w:sz w:val="24"/>
          <w:szCs w:val="24"/>
        </w:rPr>
        <w:t>(Cunningham, 2016)</w:t>
      </w:r>
      <w:ins w:id="60" w:author="Richie" w:date="2017-02-08T15:19:00Z">
        <w:r w:rsidR="002F135B">
          <w:rPr>
            <w:rFonts w:ascii="Times New Roman" w:hAnsi="Times New Roman" w:cs="Times New Roman"/>
            <w:sz w:val="24"/>
            <w:szCs w:val="24"/>
          </w:rPr>
          <w:fldChar w:fldCharType="end"/>
        </w:r>
      </w:ins>
      <w:r w:rsidRPr="001A40BB">
        <w:rPr>
          <w:rFonts w:ascii="Times New Roman" w:hAnsi="Times New Roman" w:cs="Times New Roman"/>
          <w:sz w:val="24"/>
          <w:szCs w:val="24"/>
        </w:rPr>
        <w:t>.</w:t>
      </w:r>
    </w:p>
    <w:p w14:paraId="15205FFC" w14:textId="0A8BDA76" w:rsidR="004103B3" w:rsidRDefault="005130E4"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use of synthetic remote sensing datasets to test and validated remote sensing algorithms is not a new concept.</w:t>
      </w:r>
      <w:r w:rsidR="002A5482">
        <w:rPr>
          <w:rFonts w:ascii="Times New Roman" w:hAnsi="Times New Roman" w:cs="Times New Roman"/>
          <w:sz w:val="24"/>
          <w:szCs w:val="24"/>
        </w:rPr>
        <w:t xml:space="preserve"> </w:t>
      </w:r>
      <w:r>
        <w:rPr>
          <w:rFonts w:ascii="Times New Roman" w:hAnsi="Times New Roman" w:cs="Times New Roman"/>
          <w:sz w:val="24"/>
          <w:szCs w:val="24"/>
        </w:rPr>
        <w:t>A simulated imagery dataset using Terragen 3 was used</w:t>
      </w:r>
      <w:r w:rsidR="002A08D4">
        <w:rPr>
          <w:rFonts w:ascii="Times New Roman" w:hAnsi="Times New Roman" w:cs="Times New Roman"/>
          <w:sz w:val="24"/>
          <w:szCs w:val="24"/>
        </w:rPr>
        <w:t xml:space="preserve"> validate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an optimized flight plan </w:t>
      </w:r>
      <w:r w:rsidR="002A08D4">
        <w:rPr>
          <w:rFonts w:ascii="Times New Roman" w:hAnsi="Times New Roman" w:cs="Times New Roman"/>
          <w:sz w:val="24"/>
          <w:szCs w:val="24"/>
        </w:rPr>
        <w:t xml:space="preserve">methodology </w:t>
      </w:r>
      <w:r>
        <w:rPr>
          <w:rFonts w:ascii="Times New Roman" w:hAnsi="Times New Roman" w:cs="Times New Roman"/>
          <w:sz w:val="24"/>
          <w:szCs w:val="24"/>
        </w:rPr>
        <w:t xml:space="preserve">for UAV 3D reconstructions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"10.3390/rs8010026", "ISBN" : "1435592182", "ISSN" : "2072-4292", "author" : [ { "dropping-particle" : "", "family" : "Martin", "given" : "Ronald", "non-dropping-particle" : "", "parse-names" : false, "suffix" : "" }, { "dropping-particle" : "", "family" : "Rojas", "given" : "Ivan", "non-dropping-particle" : "", "parse-names" : false, "suffix" : "" }, { "dropping-particle" : "", "family" : "Franke", "given" : "Kevin", "non-dropping-particle" : "", "parse-names" : false, "suffix" : "" }, { "dropping-particle" : "", "family" : "Hedengren", "given" : "John", "non-dropping-particle" : "", "parse-names" : false, "suffix" : "" } ], "container-title" : "Remote Sensing", "id" : "ITEM-1", "issue" : "1", "issued" : { "date-parts" : [ [ "2015" ] ] }, "page" : "26", "title" : "Evolutionary View Planning for Optimized UAV Terrain Modeling in a Simulated Environment", "type" : "article-journal", "volume" : "8" }, "uris" : [ "http://www.mendeley.com/documents/?uuid=de172ba1-db83-42eb-aad9-a43d2e269b10" ] } ], "mendeley" : { "formattedCitation" : "(Martin, Rojas, Franke, &amp; Hedengren, 2015)", "plainTextFormattedCitation" : "(Martin, Rojas, Franke, &amp; Hedengren, 2015)", "previouslyFormattedCitation" : "(Martin, Rojas, Franke, &amp; Hedengren, 2015)" }, "properties" : { "noteIndex" : 0 }, "schema" : "https://github.com/citation-style-language/schema/raw/master/csl-citation.json" }</w:instrText>
      </w:r>
      <w:r>
        <w:rPr>
          <w:rFonts w:ascii="Times New Roman" w:hAnsi="Times New Roman" w:cs="Times New Roman"/>
          <w:sz w:val="24"/>
          <w:szCs w:val="24"/>
        </w:rPr>
        <w:fldChar w:fldCharType="separate"/>
      </w:r>
      <w:r w:rsidRPr="005130E4">
        <w:rPr>
          <w:rFonts w:ascii="Times New Roman" w:hAnsi="Times New Roman" w:cs="Times New Roman"/>
          <w:noProof/>
          <w:sz w:val="24"/>
          <w:szCs w:val="24"/>
        </w:rPr>
        <w:t>(Martin, Rojas, Franke, &amp; Hedengren, 2015)</w:t>
      </w:r>
      <w:r>
        <w:rPr>
          <w:rFonts w:ascii="Times New Roman" w:hAnsi="Times New Roman" w:cs="Times New Roman"/>
          <w:sz w:val="24"/>
          <w:szCs w:val="24"/>
        </w:rPr>
        <w:fldChar w:fldCharType="end"/>
      </w:r>
      <w:r>
        <w:rPr>
          <w:rFonts w:ascii="Times New Roman" w:hAnsi="Times New Roman" w:cs="Times New Roman"/>
          <w:sz w:val="24"/>
          <w:szCs w:val="24"/>
        </w:rPr>
        <w:t>.</w:t>
      </w:r>
      <w:r w:rsidR="002A5482">
        <w:rPr>
          <w:rFonts w:ascii="Times New Roman" w:hAnsi="Times New Roman" w:cs="Times New Roman"/>
          <w:sz w:val="24"/>
          <w:szCs w:val="24"/>
        </w:rPr>
        <w:t xml:space="preserve"> </w:t>
      </w:r>
      <w:r>
        <w:rPr>
          <w:rFonts w:ascii="Times New Roman" w:hAnsi="Times New Roman" w:cs="Times New Roman"/>
          <w:sz w:val="24"/>
          <w:szCs w:val="24"/>
        </w:rPr>
        <w:t xml:space="preserve">Numerous studies have been performed using the Rochester Institute of Technology’s Digital Imaging and Remote Sensing Image Generation (DIRSIG) using </w:t>
      </w:r>
      <w:r w:rsidR="001927E7">
        <w:rPr>
          <w:rFonts w:ascii="Times New Roman" w:hAnsi="Times New Roman" w:cs="Times New Roman"/>
          <w:sz w:val="24"/>
          <w:szCs w:val="24"/>
        </w:rPr>
        <w:t>for various active and passive sensors</w:t>
      </w:r>
      <w:r w:rsidR="00C81D70">
        <w:rPr>
          <w:rFonts w:ascii="Times New Roman" w:hAnsi="Times New Roman" w:cs="Times New Roman"/>
          <w:sz w:val="24"/>
          <w:szCs w:val="24"/>
        </w:rPr>
        <w:t>.</w:t>
      </w:r>
      <w:r w:rsidR="002A5482">
        <w:rPr>
          <w:rFonts w:ascii="Times New Roman" w:hAnsi="Times New Roman" w:cs="Times New Roman"/>
          <w:sz w:val="24"/>
          <w:szCs w:val="24"/>
        </w:rPr>
        <w:t xml:space="preserve"> </w:t>
      </w:r>
      <w:r w:rsidR="00C81D70">
        <w:rPr>
          <w:rFonts w:ascii="Times New Roman" w:hAnsi="Times New Roman" w:cs="Times New Roman"/>
          <w:sz w:val="24"/>
          <w:szCs w:val="24"/>
        </w:rPr>
        <w:t>DIR</w:t>
      </w:r>
      <w:r w:rsidR="002A08D4">
        <w:rPr>
          <w:rFonts w:ascii="Times New Roman" w:hAnsi="Times New Roman" w:cs="Times New Roman"/>
          <w:sz w:val="24"/>
          <w:szCs w:val="24"/>
        </w:rPr>
        <w:t xml:space="preserve">SIG has been used to generate an image dataset for </w:t>
      </w:r>
      <w:r w:rsidR="00B36823">
        <w:rPr>
          <w:rFonts w:ascii="Times New Roman" w:hAnsi="Times New Roman" w:cs="Times New Roman"/>
          <w:sz w:val="24"/>
          <w:szCs w:val="24"/>
        </w:rPr>
        <w:t>SfM</w:t>
      </w:r>
      <w:r w:rsidR="00C81D70">
        <w:rPr>
          <w:rFonts w:ascii="Times New Roman" w:hAnsi="Times New Roman" w:cs="Times New Roman"/>
          <w:sz w:val="24"/>
          <w:szCs w:val="24"/>
        </w:rPr>
        <w:t xml:space="preserve">-MVS </w:t>
      </w:r>
      <w:r w:rsidR="002A08D4">
        <w:rPr>
          <w:rFonts w:ascii="Times New Roman" w:hAnsi="Times New Roman" w:cs="Times New Roman"/>
          <w:sz w:val="24"/>
          <w:szCs w:val="24"/>
        </w:rPr>
        <w:t>processing</w:t>
      </w:r>
      <w:r w:rsidR="00C81D70">
        <w:rPr>
          <w:rFonts w:ascii="Times New Roman" w:hAnsi="Times New Roman" w:cs="Times New Roman"/>
          <w:sz w:val="24"/>
          <w:szCs w:val="24"/>
        </w:rPr>
        <w:t xml:space="preserve"> to test </w:t>
      </w:r>
      <w:r w:rsidR="002A08D4">
        <w:rPr>
          <w:rFonts w:ascii="Times New Roman" w:hAnsi="Times New Roman" w:cs="Times New Roman"/>
          <w:sz w:val="24"/>
          <w:szCs w:val="24"/>
        </w:rPr>
        <w:t>an algorithm</w:t>
      </w:r>
      <w:r w:rsidR="00C81D70">
        <w:rPr>
          <w:rFonts w:ascii="Times New Roman" w:hAnsi="Times New Roman" w:cs="Times New Roman"/>
          <w:sz w:val="24"/>
          <w:szCs w:val="24"/>
        </w:rPr>
        <w:t xml:space="preserve"> which automate identification of voids </w:t>
      </w:r>
      <w:r w:rsidR="002A08D4">
        <w:rPr>
          <w:rFonts w:ascii="Times New Roman" w:hAnsi="Times New Roman" w:cs="Times New Roman"/>
          <w:sz w:val="24"/>
          <w:szCs w:val="24"/>
        </w:rPr>
        <w:t xml:space="preserve">in </w:t>
      </w:r>
      <w:r w:rsidR="00C81D70">
        <w:rPr>
          <w:rFonts w:ascii="Times New Roman" w:hAnsi="Times New Roman" w:cs="Times New Roman"/>
          <w:sz w:val="24"/>
          <w:szCs w:val="24"/>
        </w:rPr>
        <w:t>three-dimensional pointclouds</w:t>
      </w:r>
      <w:r>
        <w:rPr>
          <w:rFonts w:ascii="Times New Roman" w:hAnsi="Times New Roman" w:cs="Times New Roman"/>
          <w:sz w:val="24"/>
          <w:szCs w:val="24"/>
        </w:rPr>
        <w:t xml:space="preserve"> </w:t>
      </w:r>
      <w:r w:rsidR="00C81D70">
        <w:rPr>
          <w:rFonts w:ascii="Times New Roman" w:hAnsi="Times New Roman" w:cs="Times New Roman"/>
          <w:sz w:val="24"/>
          <w:szCs w:val="24"/>
        </w:rPr>
        <w:fldChar w:fldCharType="begin" w:fldLock="1"/>
      </w:r>
      <w:r w:rsidR="00E87DFC">
        <w:rPr>
          <w:rFonts w:ascii="Times New Roman" w:hAnsi="Times New Roman" w:cs="Times New Roman"/>
          <w:sz w:val="24"/>
          <w:szCs w:val="24"/>
        </w:rPr>
        <w:instrText>ADDIN CSL_CITATION { "citationItems" : [ { "id" : "ITEM-1", "itemData" : { "DOI" : "Artn 88660h\\rDoi 10.1117/12.2023740", "ISBN" : "0277-786X", "ISSN" : "0277786X", "abstract" : "In the construction of three-dimensional (3D) point clouds from multi-view aerial imagery, voids in the point cloud often exist where multiple view of the area were not obtained during. collection. A method is presented for identifying these voids. In this work, point clouds are derived from oblique aerial imagery using multi-view techniques from the photogrammetry and computer vision communities. A voxel-based approach is used to partition the 3D space and each voxel is classified as containing or not containing derived points. Using the imagery and the position of the camera, it is possible to analyze what the cameras can and cannot see, thereby making it possible to label the voxels as occupied, free, and non-classified spaces. Voids in the data will manifest themselves in the non-classified voxels. This method has been tested on high-frame-rate oblique aerial imagery captured over Rochester, NY as well as synthetic data sets. Also presented is unique synthetic dataset for 3D reconstruction. The data set, created with the Rochester Institute of Technology's Digital Imaging and Remote Sensing Image Generation (DIRSIG) software, provides high-fidelity radiometric data in addition to known 3D locations and surface normals for each pixel location in an image scene. This data set is available to the community for use in their related research.", "author" : [ { "dropping-particle" : "", "family" : "Salvaggio", "given" : "Katie N", "non-dropping-particle" : "", "parse-names" : false, "suffix" : "" }, { "dropping-particle" : "", "family" : "Salvaggio", "given" : "Carl", "non-dropping-particle" : "", "parse-names" : false, "suffix" : "" } ], "container-title" : "Spie", "id" : "ITEM-1", "issued" : { "date-parts" : [ [ "2013" ] ] }, "page" : "88660H--88660H", "title" : "Automated identification of voids in three-dimensional point clouds", "type" : "article-journal", "volume" : "8866" }, "uris" : [ "http://www.mendeley.com/documents/?uuid=c17811a4-988b-47f9-aca5-78fb8f9c7ca8" ] } ], "mendeley" : { "formattedCitation" : "(Salvaggio &amp; Salvaggio, 2013)", "plainTextFormattedCitation" : "(Salvaggio &amp; Salvaggio, 2013)", "previouslyFormattedCitation" : "(Salvaggio &amp; Salvaggio, 2013)" }, "properties" : { "noteIndex" : 0 }, "schema" : "https://github.com/citation-style-language/schema/raw/master/csl-citation.json" }</w:instrText>
      </w:r>
      <w:r w:rsidR="00C81D70">
        <w:rPr>
          <w:rFonts w:ascii="Times New Roman" w:hAnsi="Times New Roman" w:cs="Times New Roman"/>
          <w:sz w:val="24"/>
          <w:szCs w:val="24"/>
        </w:rPr>
        <w:fldChar w:fldCharType="separate"/>
      </w:r>
      <w:r w:rsidR="00C81D70" w:rsidRPr="00C81D70">
        <w:rPr>
          <w:rFonts w:ascii="Times New Roman" w:hAnsi="Times New Roman" w:cs="Times New Roman"/>
          <w:noProof/>
          <w:sz w:val="24"/>
          <w:szCs w:val="24"/>
        </w:rPr>
        <w:t>(Salvaggio &amp; Salvaggio, 2013)</w:t>
      </w:r>
      <w:r w:rsidR="00C81D70">
        <w:rPr>
          <w:rFonts w:ascii="Times New Roman" w:hAnsi="Times New Roman" w:cs="Times New Roman"/>
          <w:sz w:val="24"/>
          <w:szCs w:val="24"/>
        </w:rPr>
        <w:fldChar w:fldCharType="end"/>
      </w:r>
      <w:r w:rsidR="001927E7">
        <w:rPr>
          <w:rFonts w:ascii="Times New Roman" w:hAnsi="Times New Roman" w:cs="Times New Roman"/>
          <w:sz w:val="24"/>
          <w:szCs w:val="24"/>
        </w:rPr>
        <w:t xml:space="preserve"> and assess </w:t>
      </w:r>
      <w:r w:rsidR="00B36823">
        <w:rPr>
          <w:rFonts w:ascii="Times New Roman" w:hAnsi="Times New Roman" w:cs="Times New Roman"/>
          <w:sz w:val="24"/>
          <w:szCs w:val="24"/>
        </w:rPr>
        <w:t>SfM</w:t>
      </w:r>
      <w:r w:rsidR="001927E7">
        <w:rPr>
          <w:rFonts w:ascii="Times New Roman" w:hAnsi="Times New Roman" w:cs="Times New Roman"/>
          <w:sz w:val="24"/>
          <w:szCs w:val="24"/>
        </w:rPr>
        <w:t xml:space="preserve"> accuracy using long range imagery </w:t>
      </w:r>
      <w:r w:rsidR="001927E7">
        <w:rPr>
          <w:rFonts w:ascii="Times New Roman" w:hAnsi="Times New Roman" w:cs="Times New Roman"/>
          <w:sz w:val="24"/>
          <w:szCs w:val="24"/>
        </w:rPr>
        <w:fldChar w:fldCharType="begin" w:fldLock="1"/>
      </w:r>
      <w:r w:rsidR="004E05FC">
        <w:rPr>
          <w:rFonts w:ascii="Times New Roman" w:hAnsi="Times New Roman" w:cs="Times New Roman"/>
          <w:sz w:val="24"/>
          <w:szCs w:val="24"/>
        </w:rPr>
        <w:instrText>ADDIN CSL_CITATION { "citationItems" : [ { "id" : "ITEM-1", "itemData" : { "DOI" : "10.1117/1.OE.53.11.113112", "ISSN" : "0091-3286", "author" : [ { "dropping-particle" : "", "family" : "Nilosek", "given" : "David", "non-dropping-particle" : "", "parse-names" : false, "suffix" : "" }, { "dropping-particle" : "", "family" : "Walvoord", "given" : "Derek J.", "non-dropping-particle" : "", "parse-names" : false, "suffix" : "" }, { "dropping-particle" : "", "family" : "Salvaggio", "given" : "Carl", "non-dropping-particle" : "", "parse-names" : false, "suffix" : "" } ], "container-title" : "Optical Engineering", "id" : "ITEM-1", "issue" : "11", "issued" : { "date-parts" : [ [ "2014" ] ] }, "page" : "113112", "title" : "Assessing geoaccuracy of structure from motion point clouds from long-range image collections", "type" : "article-journal", "volume" : "53" }, "uris" : [ "http://www.mendeley.com/documents/?uuid=c8b106ed-48a9-4f64-8233-e50eb9199c87" ] } ], "mendeley" : { "formattedCitation" : "(Nilosek, Walvoord, &amp; Salvaggio, 2014)", "plainTextFormattedCitation" : "(Nilosek, Walvoord, &amp; Salvaggio, 2014)", "previouslyFormattedCitation" : "(Nilosek, Walvoord, &amp; Salvaggio, 2014)" }, "properties" : { "noteIndex" : 0 }, "schema" : "https://github.com/citation-style-language/schema/raw/master/csl-citation.json" }</w:instrText>
      </w:r>
      <w:r w:rsidR="001927E7">
        <w:rPr>
          <w:rFonts w:ascii="Times New Roman" w:hAnsi="Times New Roman" w:cs="Times New Roman"/>
          <w:sz w:val="24"/>
          <w:szCs w:val="24"/>
        </w:rPr>
        <w:fldChar w:fldCharType="separate"/>
      </w:r>
      <w:r w:rsidR="001927E7" w:rsidRPr="001927E7">
        <w:rPr>
          <w:rFonts w:ascii="Times New Roman" w:hAnsi="Times New Roman" w:cs="Times New Roman"/>
          <w:noProof/>
          <w:sz w:val="24"/>
          <w:szCs w:val="24"/>
        </w:rPr>
        <w:t>(Nilosek, Walvoord, &amp; Salvaggio, 2014)</w:t>
      </w:r>
      <w:r w:rsidR="001927E7">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 xml:space="preserve">While DIRSIG </w:t>
      </w:r>
      <w:r w:rsidR="002A08D4">
        <w:rPr>
          <w:rFonts w:ascii="Times New Roman" w:hAnsi="Times New Roman" w:cs="Times New Roman"/>
          <w:sz w:val="24"/>
          <w:szCs w:val="24"/>
        </w:rPr>
        <w:t xml:space="preserve">generates </w:t>
      </w:r>
      <w:r w:rsidR="00E87DFC">
        <w:rPr>
          <w:rFonts w:ascii="Times New Roman" w:hAnsi="Times New Roman" w:cs="Times New Roman"/>
          <w:sz w:val="24"/>
          <w:szCs w:val="24"/>
        </w:rPr>
        <w:t>radiometrically</w:t>
      </w:r>
      <w:r w:rsidR="007204D8">
        <w:rPr>
          <w:rFonts w:ascii="Times New Roman" w:hAnsi="Times New Roman" w:cs="Times New Roman"/>
          <w:sz w:val="24"/>
          <w:szCs w:val="24"/>
        </w:rPr>
        <w:t>-</w:t>
      </w:r>
      <w:r w:rsidR="00E87DFC">
        <w:rPr>
          <w:rFonts w:ascii="Times New Roman" w:hAnsi="Times New Roman" w:cs="Times New Roman"/>
          <w:sz w:val="24"/>
          <w:szCs w:val="24"/>
        </w:rPr>
        <w:t xml:space="preserve"> and </w:t>
      </w:r>
      <w:r w:rsidR="007204D8">
        <w:rPr>
          <w:rFonts w:ascii="Times New Roman" w:hAnsi="Times New Roman" w:cs="Times New Roman"/>
          <w:sz w:val="24"/>
          <w:szCs w:val="24"/>
        </w:rPr>
        <w:t>geometrically-</w:t>
      </w:r>
      <w:r w:rsidR="00E87DFC">
        <w:rPr>
          <w:rFonts w:ascii="Times New Roman" w:hAnsi="Times New Roman" w:cs="Times New Roman"/>
          <w:sz w:val="24"/>
          <w:szCs w:val="24"/>
        </w:rPr>
        <w:t>accurate imagery, it is currently not available to the public.</w:t>
      </w:r>
      <w:r w:rsidR="00734B7F">
        <w:rPr>
          <w:rFonts w:ascii="Times New Roman" w:hAnsi="Times New Roman" w:cs="Times New Roman"/>
          <w:sz w:val="24"/>
          <w:szCs w:val="24"/>
        </w:rPr>
        <w:t xml:space="preserve"> </w:t>
      </w:r>
    </w:p>
    <w:p w14:paraId="5D795A34" w14:textId="3CAE797A" w:rsidR="00D140CD" w:rsidRDefault="00D140CD" w:rsidP="00927410">
      <w:pPr>
        <w:pStyle w:val="Heading1"/>
        <w:rPr>
          <w:ins w:id="61" w:author="Richie" w:date="2017-01-26T23:16:00Z"/>
        </w:rPr>
      </w:pPr>
      <w:r>
        <w:t>Materials and Methods</w:t>
      </w:r>
    </w:p>
    <w:p w14:paraId="0C770362" w14:textId="75BE134A" w:rsidR="00627FFA" w:rsidRPr="00627FFA" w:rsidRDefault="00627FFA">
      <w:pPr>
        <w:pPrChange w:id="62" w:author="Richie" w:date="2017-01-26T23:16:00Z">
          <w:pPr>
            <w:pStyle w:val="Heading1"/>
          </w:pPr>
        </w:pPrChange>
      </w:pPr>
      <w:ins w:id="63" w:author="Richie" w:date="2017-01-26T23:17:00Z">
        <w:r>
          <w:t xml:space="preserve">The use and validation of a computer graphics based methodology to render imagery for </w:t>
        </w:r>
        <w:proofErr w:type="spellStart"/>
        <w:r>
          <w:t>SfM</w:t>
        </w:r>
        <w:proofErr w:type="spellEnd"/>
        <w:r>
          <w:t xml:space="preserve"> analysis is presented in this paper.  First, a series of tests </w:t>
        </w:r>
      </w:ins>
      <w:ins w:id="64" w:author="Richie" w:date="2017-01-26T23:19:00Z">
        <w:r>
          <w:t xml:space="preserve">are presented </w:t>
        </w:r>
      </w:ins>
      <w:ins w:id="65" w:author="Richie" w:date="2017-01-26T23:17:00Z">
        <w:r>
          <w:t>that should be perf</w:t>
        </w:r>
      </w:ins>
      <w:ins w:id="66" w:author="Richie" w:date="2017-01-26T23:18:00Z">
        <w:r>
          <w:t xml:space="preserve">ormed to ensure that a render engine is generating photogrammetrically accurate imagery.  The results of these </w:t>
        </w:r>
      </w:ins>
      <w:ins w:id="67" w:author="Richie" w:date="2017-01-26T23:19:00Z">
        <w:r>
          <w:t xml:space="preserve">tests </w:t>
        </w:r>
      </w:ins>
      <w:ins w:id="68" w:author="Richie" w:date="2017-01-26T23:20:00Z">
        <w:r>
          <w:t>for the</w:t>
        </w:r>
      </w:ins>
      <w:ins w:id="69" w:author="Richie" w:date="2017-01-26T23:19:00Z">
        <w:r>
          <w:t xml:space="preserve"> Blender Internal Render Engine are presented</w:t>
        </w:r>
      </w:ins>
      <w:ins w:id="70" w:author="Richie" w:date="2017-01-26T23:20:00Z">
        <w:r>
          <w:t xml:space="preserve"> and provide validation that the render engine is accurate.  An example use case experiment </w:t>
        </w:r>
      </w:ins>
      <w:ins w:id="71" w:author="Richie" w:date="2017-01-26T23:22:00Z">
        <w:r>
          <w:t xml:space="preserve">is </w:t>
        </w:r>
      </w:ins>
      <w:ins w:id="72" w:author="Richie" w:date="2017-01-26T23:21:00Z">
        <w:r>
          <w:t xml:space="preserve">exploring the effect of </w:t>
        </w:r>
        <w:proofErr w:type="spellStart"/>
        <w:r>
          <w:t>Agisoft</w:t>
        </w:r>
        <w:proofErr w:type="spellEnd"/>
        <w:r>
          <w:t xml:space="preserve"> </w:t>
        </w:r>
        <w:proofErr w:type="spellStart"/>
        <w:r>
          <w:t>Photoscan</w:t>
        </w:r>
        <w:proofErr w:type="spellEnd"/>
        <w:r>
          <w:t xml:space="preserve"> Dense Reconstruction Quality on point cloud accuracy </w:t>
        </w:r>
      </w:ins>
      <w:ins w:id="73" w:author="Richie" w:date="2017-01-26T23:22:00Z">
        <w:r>
          <w:t xml:space="preserve">is presented </w:t>
        </w:r>
      </w:ins>
      <w:ins w:id="74" w:author="Richie" w:date="2017-01-26T23:20:00Z">
        <w:r>
          <w:t>utilizing the Blender Interna</w:t>
        </w:r>
      </w:ins>
      <w:ins w:id="75" w:author="Richie" w:date="2017-01-26T23:21:00Z">
        <w:r>
          <w:t xml:space="preserve">l Render Engine.  </w:t>
        </w:r>
      </w:ins>
      <w:ins w:id="76" w:author="Richie" w:date="2017-01-26T23:23:00Z">
        <w:r>
          <w:t xml:space="preserve">A few results from the example experiment are presented to demonstrate the potential of the methodology to perform sensitivity analyses.  </w:t>
        </w:r>
      </w:ins>
      <w:ins w:id="77" w:author="Richie" w:date="2017-01-26T23:24:00Z">
        <w:r>
          <w:t xml:space="preserve">The results suggest that higher dense reconstruction quality settings result in a </w:t>
        </w:r>
        <w:proofErr w:type="spellStart"/>
        <w:r>
          <w:t>pointcloud</w:t>
        </w:r>
        <w:proofErr w:type="spellEnd"/>
        <w:r>
          <w:t xml:space="preserve"> which is</w:t>
        </w:r>
      </w:ins>
      <w:ins w:id="78" w:author="Richie" w:date="2017-01-26T23:25:00Z">
        <w:r w:rsidR="00A7232F">
          <w:t xml:space="preserve"> more accurate and contains more points.  </w:t>
        </w:r>
        <w:commentRangeStart w:id="79"/>
        <w:r w:rsidR="00A7232F">
          <w:t xml:space="preserve">Interestingly, </w:t>
        </w:r>
      </w:ins>
      <w:ins w:id="80" w:author="Richie" w:date="2017-01-26T23:26:00Z">
        <w:r w:rsidR="00A7232F">
          <w:t xml:space="preserve">results are presented which demonstrate that </w:t>
        </w:r>
      </w:ins>
      <w:ins w:id="81" w:author="Richie" w:date="2017-01-26T23:27:00Z">
        <w:r w:rsidR="00A7232F">
          <w:t xml:space="preserve">a </w:t>
        </w:r>
      </w:ins>
      <w:ins w:id="82" w:author="Richie" w:date="2017-01-26T23:26:00Z">
        <w:r w:rsidR="00A7232F">
          <w:t>lower</w:t>
        </w:r>
      </w:ins>
      <w:ins w:id="83" w:author="Richie" w:date="2017-01-26T23:25:00Z">
        <w:r w:rsidR="00A7232F">
          <w:t xml:space="preserve"> dense reconstruction </w:t>
        </w:r>
      </w:ins>
      <w:ins w:id="84" w:author="Richie" w:date="2017-01-26T23:27:00Z">
        <w:r w:rsidR="00A7232F">
          <w:t xml:space="preserve">quality setting </w:t>
        </w:r>
      </w:ins>
      <w:ins w:id="85" w:author="Richie" w:date="2017-01-26T23:26:00Z">
        <w:r w:rsidR="00A7232F">
          <w:t xml:space="preserve">will sometimes </w:t>
        </w:r>
      </w:ins>
      <w:ins w:id="86" w:author="Richie" w:date="2017-01-26T23:27:00Z">
        <w:r w:rsidR="00A7232F">
          <w:t>generate</w:t>
        </w:r>
      </w:ins>
      <w:ins w:id="87" w:author="Richie" w:date="2017-01-26T23:28:00Z">
        <w:r w:rsidR="00A7232F">
          <w:t xml:space="preserve"> points</w:t>
        </w:r>
      </w:ins>
      <w:ins w:id="88" w:author="Richie" w:date="2017-01-26T23:27:00Z">
        <w:r w:rsidR="00A7232F">
          <w:t xml:space="preserve"> </w:t>
        </w:r>
      </w:ins>
      <w:ins w:id="89" w:author="Richie" w:date="2017-01-26T23:28:00Z">
        <w:r w:rsidR="00A7232F">
          <w:t xml:space="preserve">in a region </w:t>
        </w:r>
      </w:ins>
      <w:ins w:id="90" w:author="Richie" w:date="2017-01-26T23:27:00Z">
        <w:r w:rsidR="00A7232F">
          <w:t>where there</w:t>
        </w:r>
      </w:ins>
      <w:ins w:id="91" w:author="Richie" w:date="2017-01-26T23:26:00Z">
        <w:r w:rsidR="00A7232F">
          <w:t xml:space="preserve"> is a data gap in a </w:t>
        </w:r>
        <w:proofErr w:type="spellStart"/>
        <w:r w:rsidR="00A7232F">
          <w:t>pointcloud</w:t>
        </w:r>
        <w:proofErr w:type="spellEnd"/>
        <w:r w:rsidR="00A7232F">
          <w:t xml:space="preserve"> generated with a higher reconstruction quality setting.  </w:t>
        </w:r>
      </w:ins>
      <w:commentRangeEnd w:id="79"/>
      <w:ins w:id="92" w:author="Richie" w:date="2017-01-26T23:28:00Z">
        <w:r w:rsidR="00A7232F">
          <w:rPr>
            <w:rStyle w:val="CommentReference"/>
          </w:rPr>
          <w:commentReference w:id="79"/>
        </w:r>
      </w:ins>
    </w:p>
    <w:p w14:paraId="310C7AF5" w14:textId="77777777" w:rsidR="00C62AD5" w:rsidRPr="001A40BB" w:rsidRDefault="00C62AD5" w:rsidP="00927410">
      <w:pPr>
        <w:pStyle w:val="Heading2"/>
      </w:pPr>
      <w:commentRangeStart w:id="93"/>
      <w:commentRangeStart w:id="94"/>
      <w:r w:rsidRPr="001A40BB">
        <w:t>Render Accuracy Validation</w:t>
      </w:r>
      <w:commentRangeEnd w:id="93"/>
      <w:r w:rsidR="001E6394">
        <w:rPr>
          <w:rStyle w:val="CommentReference"/>
        </w:rPr>
        <w:commentReference w:id="93"/>
      </w:r>
      <w:commentRangeEnd w:id="94"/>
      <w:r w:rsidR="00A7232F">
        <w:rPr>
          <w:rStyle w:val="CommentReference"/>
          <w:rFonts w:asciiTheme="minorHAnsi" w:eastAsiaTheme="minorHAnsi" w:hAnsiTheme="minorHAnsi" w:cstheme="minorBidi"/>
          <w:color w:val="auto"/>
        </w:rPr>
        <w:commentReference w:id="94"/>
      </w:r>
    </w:p>
    <w:p w14:paraId="46D5C83E" w14:textId="47348422"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There are many different </w:t>
      </w:r>
      <w:r w:rsidR="002A08D4">
        <w:rPr>
          <w:rFonts w:ascii="Times New Roman" w:hAnsi="Times New Roman" w:cs="Times New Roman"/>
          <w:sz w:val="24"/>
          <w:szCs w:val="24"/>
        </w:rPr>
        <w:t xml:space="preserve">open source and commercial </w:t>
      </w:r>
      <w:r w:rsidRPr="001A40BB">
        <w:rPr>
          <w:rFonts w:ascii="Times New Roman" w:hAnsi="Times New Roman" w:cs="Times New Roman"/>
          <w:sz w:val="24"/>
          <w:szCs w:val="24"/>
        </w:rPr>
        <w:t xml:space="preserve">render engines available to generate imagery </w:t>
      </w:r>
      <w:r w:rsidR="002A08D4">
        <w:rPr>
          <w:rFonts w:ascii="Times New Roman" w:hAnsi="Times New Roman" w:cs="Times New Roman"/>
          <w:sz w:val="24"/>
          <w:szCs w:val="24"/>
        </w:rPr>
        <w:t xml:space="preserve">of </w:t>
      </w:r>
      <w:r w:rsidRPr="001A40BB">
        <w:rPr>
          <w:rFonts w:ascii="Times New Roman" w:hAnsi="Times New Roman" w:cs="Times New Roman"/>
          <w:sz w:val="24"/>
          <w:szCs w:val="24"/>
        </w:rPr>
        <w:t>simulated scene</w:t>
      </w:r>
      <w:r w:rsidR="002A08D4">
        <w:rPr>
          <w:rFonts w:ascii="Times New Roman" w:hAnsi="Times New Roman" w:cs="Times New Roman"/>
          <w:sz w:val="24"/>
          <w:szCs w:val="24"/>
        </w:rPr>
        <w:t>s, but b</w:t>
      </w:r>
      <w:r w:rsidRPr="001A40BB">
        <w:rPr>
          <w:rFonts w:ascii="Times New Roman" w:hAnsi="Times New Roman" w:cs="Times New Roman"/>
          <w:sz w:val="24"/>
          <w:szCs w:val="24"/>
        </w:rPr>
        <w:t>efore using a render engine to analyze surface reconstructions a series of validation experiments should be performed to ensure that the render engine is ge</w:t>
      </w:r>
      <w:r w:rsidR="002A08D4">
        <w:rPr>
          <w:rFonts w:ascii="Times New Roman" w:hAnsi="Times New Roman" w:cs="Times New Roman"/>
          <w:sz w:val="24"/>
          <w:szCs w:val="24"/>
        </w:rPr>
        <w:t>nerating imagery as expected.</w:t>
      </w:r>
      <w:del w:id="95" w:author="Parrish, Christopher" w:date="2017-01-23T14:41:00Z">
        <w:r w:rsidR="002A08D4" w:rsidDel="002A5482">
          <w:rPr>
            <w:rFonts w:ascii="Times New Roman" w:hAnsi="Times New Roman" w:cs="Times New Roman"/>
            <w:sz w:val="24"/>
            <w:szCs w:val="24"/>
          </w:rPr>
          <w:delText xml:space="preserve">  </w:delText>
        </w:r>
      </w:del>
      <w:ins w:id="96" w:author="Parrish, Christopher" w:date="2017-01-23T14:41:00Z">
        <w:r w:rsidR="002A5482">
          <w:rPr>
            <w:rFonts w:ascii="Times New Roman" w:hAnsi="Times New Roman" w:cs="Times New Roman"/>
            <w:sz w:val="24"/>
            <w:szCs w:val="24"/>
          </w:rPr>
          <w:t xml:space="preserve"> </w:t>
        </w:r>
      </w:ins>
      <w:r w:rsidR="002A08D4">
        <w:rPr>
          <w:rFonts w:ascii="Times New Roman" w:hAnsi="Times New Roman" w:cs="Times New Roman"/>
          <w:sz w:val="24"/>
          <w:szCs w:val="24"/>
        </w:rPr>
        <w:t>V</w:t>
      </w:r>
      <w:r w:rsidRPr="001A40BB">
        <w:rPr>
          <w:rFonts w:ascii="Times New Roman" w:hAnsi="Times New Roman" w:cs="Times New Roman"/>
          <w:sz w:val="24"/>
          <w:szCs w:val="24"/>
        </w:rPr>
        <w:t xml:space="preserve">alidation experiments are performed to ensure </w:t>
      </w:r>
      <w:r w:rsidR="002A08D4">
        <w:rPr>
          <w:rFonts w:ascii="Times New Roman" w:hAnsi="Times New Roman" w:cs="Times New Roman"/>
          <w:sz w:val="24"/>
          <w:szCs w:val="24"/>
        </w:rPr>
        <w:t xml:space="preserve">accurate rendering, and that any resultant error in a data product </w:t>
      </w:r>
      <w:r w:rsidRPr="001A40BB">
        <w:rPr>
          <w:rFonts w:ascii="Times New Roman" w:hAnsi="Times New Roman" w:cs="Times New Roman"/>
          <w:sz w:val="24"/>
          <w:szCs w:val="24"/>
        </w:rPr>
        <w:t xml:space="preserve">is due to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algorithm</w:t>
      </w:r>
      <w:r w:rsidR="002A08D4">
        <w:rPr>
          <w:rFonts w:ascii="Times New Roman" w:hAnsi="Times New Roman" w:cs="Times New Roman"/>
          <w:sz w:val="24"/>
          <w:szCs w:val="24"/>
        </w:rPr>
        <w:t>.</w:t>
      </w:r>
      <w:del w:id="97" w:author="Parrish, Christopher" w:date="2017-01-23T14:41:00Z">
        <w:r w:rsidR="002A08D4" w:rsidDel="002A5482">
          <w:rPr>
            <w:rFonts w:ascii="Times New Roman" w:hAnsi="Times New Roman" w:cs="Times New Roman"/>
            <w:sz w:val="24"/>
            <w:szCs w:val="24"/>
          </w:rPr>
          <w:delText xml:space="preserve">  </w:delText>
        </w:r>
      </w:del>
      <w:ins w:id="98"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In this paper, we present an assessment and validation using Blender Internal Render Engine, but this validation methodology could be applied to any render engine.</w:t>
      </w:r>
      <w:del w:id="99" w:author="Parrish, Christopher" w:date="2017-01-23T14:41:00Z">
        <w:r w:rsidRPr="001A40BB" w:rsidDel="002A5482">
          <w:rPr>
            <w:rFonts w:ascii="Times New Roman" w:hAnsi="Times New Roman" w:cs="Times New Roman"/>
            <w:sz w:val="24"/>
            <w:szCs w:val="24"/>
          </w:rPr>
          <w:delText xml:space="preserve">  </w:delText>
        </w:r>
      </w:del>
      <w:ins w:id="100" w:author="Parrish, Christopher" w:date="2017-01-23T14:41:00Z">
        <w:r w:rsidR="002A5482">
          <w:rPr>
            <w:rFonts w:ascii="Times New Roman" w:hAnsi="Times New Roman" w:cs="Times New Roman"/>
            <w:sz w:val="24"/>
            <w:szCs w:val="24"/>
          </w:rPr>
          <w:t xml:space="preserve"> </w:t>
        </w:r>
      </w:ins>
      <w:ins w:id="101" w:author="Parrish, Christopher" w:date="2017-01-23T15:02:00Z">
        <w:r w:rsidR="007204D8">
          <w:rPr>
            <w:rFonts w:ascii="Times New Roman" w:hAnsi="Times New Roman" w:cs="Times New Roman"/>
            <w:sz w:val="24"/>
            <w:szCs w:val="24"/>
          </w:rPr>
          <w:t>(</w:t>
        </w:r>
      </w:ins>
      <w:ins w:id="102" w:author="Parrish, Christopher" w:date="2017-01-23T15:01:00Z">
        <w:r w:rsidR="007204D8">
          <w:rPr>
            <w:rFonts w:ascii="Times New Roman" w:hAnsi="Times New Roman" w:cs="Times New Roman"/>
            <w:sz w:val="24"/>
            <w:szCs w:val="24"/>
          </w:rPr>
          <w:t>I</w:t>
        </w:r>
        <w:commentRangeStart w:id="103"/>
        <w:commentRangeStart w:id="104"/>
        <w:r w:rsidR="007204D8">
          <w:rPr>
            <w:rFonts w:ascii="Times New Roman" w:hAnsi="Times New Roman" w:cs="Times New Roman"/>
            <w:sz w:val="24"/>
            <w:szCs w:val="24"/>
          </w:rPr>
          <w:t>t should be noted that o</w:t>
        </w:r>
      </w:ins>
      <w:ins w:id="105" w:author="Parrish, Christopher" w:date="2017-01-23T15:00:00Z">
        <w:r w:rsidR="007204D8">
          <w:rPr>
            <w:rFonts w:ascii="Times New Roman" w:hAnsi="Times New Roman" w:cs="Times New Roman"/>
            <w:sz w:val="24"/>
            <w:szCs w:val="24"/>
          </w:rPr>
          <w:t xml:space="preserve">ur focus in this study is on geometric accuracy, so </w:t>
        </w:r>
      </w:ins>
      <w:ins w:id="106" w:author="Parrish, Christopher" w:date="2017-01-23T15:01:00Z">
        <w:r w:rsidR="007204D8">
          <w:rPr>
            <w:rFonts w:ascii="Times New Roman" w:hAnsi="Times New Roman" w:cs="Times New Roman"/>
            <w:sz w:val="24"/>
            <w:szCs w:val="24"/>
          </w:rPr>
          <w:t>procedures to</w:t>
        </w:r>
      </w:ins>
      <w:r w:rsidRPr="001A40BB">
        <w:rPr>
          <w:rFonts w:ascii="Times New Roman" w:hAnsi="Times New Roman" w:cs="Times New Roman"/>
          <w:sz w:val="24"/>
          <w:szCs w:val="24"/>
        </w:rPr>
        <w:t xml:space="preserve"> validate </w:t>
      </w:r>
      <w:r w:rsidR="007204D8">
        <w:rPr>
          <w:rFonts w:ascii="Times New Roman" w:hAnsi="Times New Roman" w:cs="Times New Roman"/>
          <w:sz w:val="24"/>
          <w:szCs w:val="24"/>
        </w:rPr>
        <w:t>the radiometric accuracy are beyond the current scope</w:t>
      </w:r>
      <w:commentRangeEnd w:id="103"/>
      <w:r w:rsidR="007204D8">
        <w:rPr>
          <w:rStyle w:val="CommentReference"/>
        </w:rPr>
        <w:commentReference w:id="103"/>
      </w:r>
      <w:commentRangeEnd w:id="104"/>
      <w:r w:rsidR="00627FFA">
        <w:rPr>
          <w:rStyle w:val="CommentReference"/>
        </w:rPr>
        <w:commentReference w:id="104"/>
      </w:r>
      <w:r w:rsidRPr="001A40BB">
        <w:rPr>
          <w:rFonts w:ascii="Times New Roman" w:hAnsi="Times New Roman" w:cs="Times New Roman"/>
          <w:sz w:val="24"/>
          <w:szCs w:val="24"/>
        </w:rPr>
        <w:t>.</w:t>
      </w:r>
      <w:r w:rsidR="007204D8">
        <w:rPr>
          <w:rFonts w:ascii="Times New Roman" w:hAnsi="Times New Roman" w:cs="Times New Roman"/>
          <w:sz w:val="24"/>
          <w:szCs w:val="24"/>
        </w:rPr>
        <w:t>)</w:t>
      </w:r>
      <w:r w:rsidR="002A5482">
        <w:rPr>
          <w:rFonts w:ascii="Times New Roman" w:hAnsi="Times New Roman" w:cs="Times New Roman"/>
          <w:sz w:val="24"/>
          <w:szCs w:val="24"/>
        </w:rPr>
        <w:t xml:space="preserve"> </w:t>
      </w:r>
      <w:proofErr w:type="spellStart"/>
      <w:r w:rsidR="007B6673">
        <w:rPr>
          <w:rFonts w:ascii="Times New Roman" w:hAnsi="Times New Roman" w:cs="Times New Roman"/>
          <w:sz w:val="24"/>
          <w:szCs w:val="24"/>
        </w:rPr>
        <w:t>SfM</w:t>
      </w:r>
      <w:proofErr w:type="spellEnd"/>
      <w:r w:rsidR="007B6673">
        <w:rPr>
          <w:rFonts w:ascii="Times New Roman" w:hAnsi="Times New Roman" w:cs="Times New Roman"/>
          <w:sz w:val="24"/>
          <w:szCs w:val="24"/>
        </w:rPr>
        <w:t xml:space="preserve"> </w:t>
      </w:r>
      <w:proofErr w:type="spellStart"/>
      <w:r w:rsidR="007B6673">
        <w:rPr>
          <w:rFonts w:ascii="Times New Roman" w:hAnsi="Times New Roman" w:cs="Times New Roman"/>
          <w:sz w:val="24"/>
          <w:szCs w:val="24"/>
        </w:rPr>
        <w:t>keypoints</w:t>
      </w:r>
      <w:proofErr w:type="spellEnd"/>
      <w:r w:rsidR="007B6673">
        <w:rPr>
          <w:rFonts w:ascii="Times New Roman" w:hAnsi="Times New Roman" w:cs="Times New Roman"/>
          <w:sz w:val="24"/>
          <w:szCs w:val="24"/>
        </w:rPr>
        <w:t xml:space="preserve"> are detected based on image texture gradients, and are not influenced by radiometric accuracy of the scene.</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For this experimentation methodology, it is more important for the object diffuse texture and colors to remain constant from various viewing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authors recognize the render engine could also be validated by rigorously analyzing or developing the rendering source code, but believe these experiments provide a less </w:t>
      </w:r>
      <w:r w:rsidR="007204D8" w:rsidRPr="001A40BB">
        <w:rPr>
          <w:rFonts w:ascii="Times New Roman" w:hAnsi="Times New Roman" w:cs="Times New Roman"/>
          <w:sz w:val="24"/>
          <w:szCs w:val="24"/>
        </w:rPr>
        <w:t>time</w:t>
      </w:r>
      <w:r w:rsidR="007204D8">
        <w:rPr>
          <w:rFonts w:ascii="Times New Roman" w:hAnsi="Times New Roman" w:cs="Times New Roman"/>
          <w:sz w:val="24"/>
          <w:szCs w:val="24"/>
        </w:rPr>
        <w:t>-</w:t>
      </w:r>
      <w:r w:rsidRPr="001A40BB">
        <w:rPr>
          <w:rFonts w:ascii="Times New Roman" w:hAnsi="Times New Roman" w:cs="Times New Roman"/>
          <w:sz w:val="24"/>
          <w:szCs w:val="24"/>
        </w:rPr>
        <w:t>consuming methodology</w:t>
      </w:r>
      <w:r w:rsidR="007B6673">
        <w:rPr>
          <w:rFonts w:ascii="Times New Roman" w:hAnsi="Times New Roman" w:cs="Times New Roman"/>
          <w:sz w:val="24"/>
          <w:szCs w:val="24"/>
        </w:rPr>
        <w:t xml:space="preserve"> which could also be applied to a closed source commercial render engine</w:t>
      </w:r>
      <w:r w:rsidRPr="001A40BB">
        <w:rPr>
          <w:rFonts w:ascii="Times New Roman" w:hAnsi="Times New Roman" w:cs="Times New Roman"/>
          <w:sz w:val="24"/>
          <w:szCs w:val="24"/>
        </w:rPr>
        <w:t>.</w:t>
      </w:r>
    </w:p>
    <w:p w14:paraId="126FD80E" w14:textId="77777777" w:rsidR="00C62AD5" w:rsidRPr="001A40BB" w:rsidRDefault="00C62AD5" w:rsidP="00927410">
      <w:pPr>
        <w:pStyle w:val="Heading2"/>
      </w:pPr>
      <w:r w:rsidRPr="001A40BB">
        <w:t>Photogrammetric Projection Accuracy</w:t>
      </w:r>
    </w:p>
    <w:p w14:paraId="67C04948" w14:textId="02A533BC"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first validation experiment is designed to ensure that the camera interior and exterior orientation are set accurately </w:t>
      </w:r>
      <w:commentRangeStart w:id="107"/>
      <w:commentRangeStart w:id="108"/>
      <w:r w:rsidRPr="001A40BB">
        <w:rPr>
          <w:rFonts w:ascii="Times New Roman" w:hAnsi="Times New Roman" w:cs="Times New Roman"/>
          <w:sz w:val="24"/>
          <w:szCs w:val="24"/>
        </w:rPr>
        <w:t>using a pinhole camera model</w:t>
      </w:r>
      <w:commentRangeEnd w:id="107"/>
      <w:r w:rsidR="007204D8">
        <w:rPr>
          <w:rStyle w:val="CommentReference"/>
        </w:rPr>
        <w:commentReference w:id="107"/>
      </w:r>
      <w:commentRangeEnd w:id="108"/>
      <w:r w:rsidR="008E3BF5">
        <w:rPr>
          <w:rStyle w:val="CommentReference"/>
        </w:rPr>
        <w:commentReference w:id="108"/>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ins w:id="109" w:author="Richie" w:date="2017-01-26T23:29:00Z">
        <w:r w:rsidR="00A7232F">
          <w:rPr>
            <w:rFonts w:ascii="Times New Roman" w:hAnsi="Times New Roman" w:cs="Times New Roman"/>
            <w:sz w:val="24"/>
            <w:szCs w:val="24"/>
          </w:rPr>
          <w:t xml:space="preserve">The pinhole camera model represents an ideal </w:t>
        </w:r>
      </w:ins>
      <w:ins w:id="110" w:author="Richie" w:date="2017-01-26T23:34:00Z">
        <w:r w:rsidR="00A7232F">
          <w:rPr>
            <w:rFonts w:ascii="Times New Roman" w:hAnsi="Times New Roman" w:cs="Times New Roman"/>
            <w:sz w:val="24"/>
            <w:szCs w:val="24"/>
          </w:rPr>
          <w:t xml:space="preserve">test </w:t>
        </w:r>
      </w:ins>
      <w:ins w:id="111" w:author="Richie" w:date="2017-01-26T23:29:00Z">
        <w:r w:rsidR="00A7232F">
          <w:rPr>
            <w:rFonts w:ascii="Times New Roman" w:hAnsi="Times New Roman" w:cs="Times New Roman"/>
            <w:sz w:val="24"/>
            <w:szCs w:val="24"/>
          </w:rPr>
          <w:t>case</w:t>
        </w:r>
      </w:ins>
      <w:ins w:id="112" w:author="Richie" w:date="2017-01-26T23:39:00Z">
        <w:r w:rsidR="008E3BF5">
          <w:rPr>
            <w:rFonts w:ascii="Times New Roman" w:hAnsi="Times New Roman" w:cs="Times New Roman"/>
            <w:sz w:val="24"/>
            <w:szCs w:val="24"/>
          </w:rPr>
          <w:t xml:space="preserve"> and is commonly the output from render engines</w:t>
        </w:r>
      </w:ins>
      <w:ins w:id="113" w:author="Richie" w:date="2017-01-26T23:29:00Z">
        <w:r w:rsidR="00A7232F">
          <w:rPr>
            <w:rFonts w:ascii="Times New Roman" w:hAnsi="Times New Roman" w:cs="Times New Roman"/>
            <w:sz w:val="24"/>
            <w:szCs w:val="24"/>
          </w:rPr>
          <w:t xml:space="preserve">.  </w:t>
        </w:r>
      </w:ins>
      <w:ins w:id="114" w:author="Richie" w:date="2017-01-26T23:35:00Z">
        <w:r w:rsidR="008E3BF5">
          <w:rPr>
            <w:rFonts w:ascii="Times New Roman" w:hAnsi="Times New Roman" w:cs="Times New Roman"/>
            <w:sz w:val="24"/>
            <w:szCs w:val="24"/>
          </w:rPr>
          <w:t xml:space="preserve">While Vertex </w:t>
        </w:r>
        <w:proofErr w:type="spellStart"/>
        <w:r w:rsidR="008E3BF5">
          <w:rPr>
            <w:rFonts w:ascii="Times New Roman" w:hAnsi="Times New Roman" w:cs="Times New Roman"/>
            <w:sz w:val="24"/>
            <w:szCs w:val="24"/>
          </w:rPr>
          <w:t>Shaders</w:t>
        </w:r>
        <w:proofErr w:type="spellEnd"/>
        <w:r w:rsidR="008E3BF5">
          <w:rPr>
            <w:rFonts w:ascii="Times New Roman" w:hAnsi="Times New Roman" w:cs="Times New Roman"/>
            <w:sz w:val="24"/>
            <w:szCs w:val="24"/>
          </w:rPr>
          <w:t xml:space="preserve"> can be programmed and implemented into a Computer Graphics workflow</w:t>
        </w:r>
      </w:ins>
      <w:ins w:id="115" w:author="Richie" w:date="2017-01-26T23:40:00Z">
        <w:r w:rsidR="008E3BF5">
          <w:rPr>
            <w:rFonts w:ascii="Times New Roman" w:hAnsi="Times New Roman" w:cs="Times New Roman"/>
            <w:sz w:val="24"/>
            <w:szCs w:val="24"/>
          </w:rPr>
          <w:t xml:space="preserve"> to accurately simulate lens distortion</w:t>
        </w:r>
      </w:ins>
      <w:ins w:id="116" w:author="Richie" w:date="2017-01-26T23:35:00Z">
        <w:r w:rsidR="008E3BF5">
          <w:rPr>
            <w:rFonts w:ascii="Times New Roman" w:hAnsi="Times New Roman" w:cs="Times New Roman"/>
            <w:sz w:val="24"/>
            <w:szCs w:val="24"/>
          </w:rPr>
          <w:t xml:space="preserve">, </w:t>
        </w:r>
      </w:ins>
      <w:ins w:id="117" w:author="Richie" w:date="2017-01-26T23:40:00Z">
        <w:r w:rsidR="008E3BF5">
          <w:rPr>
            <w:rFonts w:ascii="Times New Roman" w:hAnsi="Times New Roman" w:cs="Times New Roman"/>
            <w:sz w:val="24"/>
            <w:szCs w:val="24"/>
          </w:rPr>
          <w:t xml:space="preserve">the programming and implementation of this method is time consuming and can be confusing for someone not familiar with computer graphics. </w:t>
        </w:r>
      </w:ins>
      <w:ins w:id="118" w:author="Richie" w:date="2017-01-26T23:41:00Z">
        <w:r w:rsidR="008E3BF5">
          <w:rPr>
            <w:rFonts w:ascii="Times New Roman" w:hAnsi="Times New Roman" w:cs="Times New Roman"/>
            <w:sz w:val="24"/>
            <w:szCs w:val="24"/>
          </w:rPr>
          <w:t xml:space="preserve"> For this experiment, </w:t>
        </w:r>
        <w:r w:rsidR="008E3BF5">
          <w:rPr>
            <w:rFonts w:ascii="Times New Roman" w:hAnsi="Times New Roman" w:cs="Times New Roman"/>
            <w:sz w:val="24"/>
            <w:szCs w:val="24"/>
          </w:rPr>
          <w:lastRenderedPageBreak/>
          <w:t xml:space="preserve">lens effects are simulated in postprocessing by distorting the pixels and </w:t>
        </w:r>
        <w:proofErr w:type="spellStart"/>
        <w:r w:rsidR="008E3BF5">
          <w:rPr>
            <w:rFonts w:ascii="Times New Roman" w:hAnsi="Times New Roman" w:cs="Times New Roman"/>
            <w:sz w:val="24"/>
            <w:szCs w:val="24"/>
          </w:rPr>
          <w:t>reinterpolating</w:t>
        </w:r>
        <w:proofErr w:type="spellEnd"/>
        <w:r w:rsidR="008E3BF5">
          <w:rPr>
            <w:rFonts w:ascii="Times New Roman" w:hAnsi="Times New Roman" w:cs="Times New Roman"/>
            <w:sz w:val="24"/>
            <w:szCs w:val="24"/>
          </w:rPr>
          <w:t xml:space="preserve"> onto a grid</w:t>
        </w:r>
      </w:ins>
      <w:ins w:id="119" w:author="Richie" w:date="2017-01-26T23:30:00Z">
        <w:r w:rsidR="00A7232F">
          <w:rPr>
            <w:rFonts w:ascii="Times New Roman" w:hAnsi="Times New Roman" w:cs="Times New Roman"/>
            <w:sz w:val="24"/>
            <w:szCs w:val="24"/>
          </w:rPr>
          <w:t xml:space="preserve">. </w:t>
        </w:r>
      </w:ins>
      <w:ins w:id="120" w:author="Richie" w:date="2017-01-26T23:42:00Z">
        <w:r w:rsidR="008E3BF5">
          <w:rPr>
            <w:rFonts w:ascii="Times New Roman" w:hAnsi="Times New Roman" w:cs="Times New Roman"/>
            <w:sz w:val="24"/>
            <w:szCs w:val="24"/>
          </w:rPr>
          <w:t xml:space="preserve">Therefore, as long as the initial pinhole camera model assumption is photogrammetrically valid, the distortion will also be valid.  </w:t>
        </w:r>
      </w:ins>
      <w:r w:rsidRPr="001A40BB">
        <w:rPr>
          <w:rFonts w:ascii="Times New Roman" w:hAnsi="Times New Roman" w:cs="Times New Roman"/>
          <w:sz w:val="24"/>
          <w:szCs w:val="24"/>
        </w:rPr>
        <w:t>This experiment is performed by creating a simple scene consisting of a 1000m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with a 10x10 black and white checkerboard pattern on each wall, as depicted in </w:t>
      </w:r>
      <w:r w:rsidR="001927E7">
        <w:rPr>
          <w:rFonts w:ascii="Times New Roman" w:hAnsi="Times New Roman" w:cs="Times New Roman"/>
          <w:sz w:val="24"/>
          <w:szCs w:val="24"/>
        </w:rPr>
        <w:t>Figure 1</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 The black and white corner of each checkerboard corner is at a known 3D world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series of images are rendered using various camera rotations, translations, focal lengths, sensor sizes, and principal point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ensure that the images are rendered correctly, the coordinates of the checkerboard corners are calculated from the rendered imagery using a corner feature detector and compared to the expected coordinates of the targets using photogrammetric equations.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difference between the </w:t>
      </w:r>
      <w:r w:rsidR="00362220" w:rsidRPr="001A40BB">
        <w:rPr>
          <w:rFonts w:ascii="Times New Roman" w:hAnsi="Times New Roman" w:cs="Times New Roman"/>
          <w:sz w:val="24"/>
          <w:szCs w:val="24"/>
        </w:rPr>
        <w:t>image</w:t>
      </w:r>
      <w:r w:rsidR="00362220">
        <w:rPr>
          <w:rFonts w:ascii="Times New Roman" w:hAnsi="Times New Roman" w:cs="Times New Roman"/>
          <w:sz w:val="24"/>
          <w:szCs w:val="24"/>
        </w:rPr>
        <w:t>-</w:t>
      </w:r>
      <w:r w:rsidRPr="001A40BB">
        <w:rPr>
          <w:rFonts w:ascii="Times New Roman" w:hAnsi="Times New Roman" w:cs="Times New Roman"/>
          <w:sz w:val="24"/>
          <w:szCs w:val="24"/>
        </w:rPr>
        <w:t>derived coordinates and the photogrammetric equation derived coordinates should have a mean of 0 in both dimensions, and a subpixel variance on the order of the accuracy of the image corner feature detector.</w:t>
      </w:r>
      <w:r w:rsidR="002A5482">
        <w:rPr>
          <w:rFonts w:ascii="Times New Roman" w:hAnsi="Times New Roman" w:cs="Times New Roman"/>
          <w:sz w:val="24"/>
          <w:szCs w:val="24"/>
        </w:rPr>
        <w:t xml:space="preserve"> </w:t>
      </w:r>
      <w:commentRangeStart w:id="121"/>
      <w:r w:rsidRPr="001A40BB">
        <w:rPr>
          <w:rFonts w:ascii="Times New Roman" w:hAnsi="Times New Roman" w:cs="Times New Roman"/>
          <w:sz w:val="24"/>
          <w:szCs w:val="24"/>
        </w:rPr>
        <w:t>There should also be no correlation between the accuracy of the coordinate and the location of the coordinate in the image</w:t>
      </w:r>
      <w:commentRangeEnd w:id="121"/>
      <w:r w:rsidR="004730E3">
        <w:rPr>
          <w:rStyle w:val="CommentReference"/>
        </w:rPr>
        <w:commentReference w:id="121"/>
      </w:r>
    </w:p>
    <w:p w14:paraId="56C831D6" w14:textId="593AE08E" w:rsidR="00C62AD5" w:rsidRPr="001A40BB" w:rsidRDefault="00C62AD5" w:rsidP="004B1D62">
      <w:pPr>
        <w:spacing w:line="240" w:lineRule="auto"/>
        <w:rPr>
          <w:rFonts w:ascii="Times New Roman" w:hAnsi="Times New Roman" w:cs="Times New Roman"/>
          <w:sz w:val="24"/>
          <w:szCs w:val="24"/>
        </w:rPr>
      </w:pPr>
    </w:p>
    <w:p w14:paraId="63D19AFF" w14:textId="076C1A55" w:rsidR="00406A39" w:rsidRDefault="00406A39" w:rsidP="004B1D62">
      <w:pPr>
        <w:spacing w:line="240" w:lineRule="auto"/>
        <w:ind w:firstLine="720"/>
        <w:rPr>
          <w:ins w:id="122" w:author="Richie" w:date="2017-01-26T22:56:00Z"/>
          <w:rFonts w:ascii="Times New Roman" w:hAnsi="Times New Roman" w:cs="Times New Roman"/>
          <w:sz w:val="24"/>
          <w:szCs w:val="24"/>
        </w:rPr>
      </w:pPr>
    </w:p>
    <w:p w14:paraId="0D3C324A" w14:textId="5E5484D3" w:rsidR="007B6673" w:rsidRDefault="007B6673" w:rsidP="004B1D62">
      <w:pPr>
        <w:spacing w:line="240" w:lineRule="auto"/>
        <w:ind w:firstLine="720"/>
        <w:rPr>
          <w:ins w:id="123" w:author="Richie" w:date="2017-01-31T15:29:00Z"/>
          <w:rFonts w:ascii="Times New Roman" w:hAnsi="Times New Roman" w:cs="Times New Roman"/>
          <w:sz w:val="24"/>
          <w:szCs w:val="24"/>
        </w:rPr>
      </w:pPr>
      <w:r>
        <w:rPr>
          <w:rFonts w:ascii="Times New Roman" w:hAnsi="Times New Roman" w:cs="Times New Roman"/>
          <w:sz w:val="24"/>
          <w:szCs w:val="24"/>
        </w:rPr>
        <w:t xml:space="preserve"> </w:t>
      </w:r>
    </w:p>
    <w:p w14:paraId="4D564904" w14:textId="77777777" w:rsidR="00C42672" w:rsidRDefault="000A6573" w:rsidP="00C42672">
      <w:pPr>
        <w:keepNext/>
        <w:spacing w:line="240" w:lineRule="auto"/>
        <w:rPr>
          <w:ins w:id="124" w:author="Richie" w:date="2017-01-31T15:33:00Z"/>
        </w:rPr>
        <w:pPrChange w:id="125" w:author="Richie" w:date="2017-01-31T15:38:00Z">
          <w:pPr>
            <w:keepNext/>
            <w:spacing w:line="240" w:lineRule="auto"/>
            <w:ind w:firstLine="720"/>
          </w:pPr>
        </w:pPrChange>
      </w:pPr>
      <w:ins w:id="126" w:author="Richie" w:date="2017-01-31T15:29:00Z">
        <w:r>
          <w:rPr>
            <w:rFonts w:ascii="Times New Roman" w:hAnsi="Times New Roman" w:cs="Times New Roman"/>
            <w:noProof/>
            <w:sz w:val="24"/>
            <w:szCs w:val="24"/>
          </w:rPr>
          <w:drawing>
            <wp:inline distT="0" distB="0" distL="0" distR="0" wp14:anchorId="6BFD0B44" wp14:editId="131AD75E">
              <wp:extent cx="5943600" cy="3260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0010"/>
                      </a:xfrm>
                      <a:prstGeom prst="rect">
                        <a:avLst/>
                      </a:prstGeom>
                    </pic:spPr>
                  </pic:pic>
                </a:graphicData>
              </a:graphic>
            </wp:inline>
          </w:drawing>
        </w:r>
      </w:ins>
    </w:p>
    <w:p w14:paraId="62ED4549" w14:textId="665BE473" w:rsidR="000A6573" w:rsidRDefault="00C42672" w:rsidP="00C42672">
      <w:pPr>
        <w:pStyle w:val="Caption"/>
        <w:rPr>
          <w:rFonts w:ascii="Times New Roman" w:hAnsi="Times New Roman" w:cs="Times New Roman"/>
          <w:sz w:val="24"/>
          <w:szCs w:val="24"/>
        </w:rPr>
        <w:pPrChange w:id="127" w:author="Richie" w:date="2017-01-31T15:33:00Z">
          <w:pPr>
            <w:spacing w:line="240" w:lineRule="auto"/>
            <w:ind w:firstLine="720"/>
          </w:pPr>
        </w:pPrChange>
      </w:pPr>
      <w:ins w:id="128" w:author="Richie" w:date="2017-01-31T15:33:00Z">
        <w:r>
          <w:t xml:space="preserve">Figure </w:t>
        </w:r>
        <w:r>
          <w:fldChar w:fldCharType="begin"/>
        </w:r>
        <w:r>
          <w:instrText xml:space="preserve"> SEQ Figure \* ARABIC </w:instrText>
        </w:r>
      </w:ins>
      <w:r>
        <w:fldChar w:fldCharType="separate"/>
      </w:r>
      <w:ins w:id="129" w:author="Richie" w:date="2017-01-31T15:33:00Z">
        <w:r>
          <w:rPr>
            <w:noProof/>
          </w:rPr>
          <w:t>1</w:t>
        </w:r>
        <w:r>
          <w:fldChar w:fldCharType="end"/>
        </w:r>
        <w:r>
          <w:t xml:space="preserve">. A cube with a 10x10 checkerboard pattern on each wall is used to </w:t>
        </w:r>
        <w:proofErr w:type="spellStart"/>
        <w:r>
          <w:t>validae</w:t>
        </w:r>
        <w:proofErr w:type="spellEnd"/>
        <w:r>
          <w:t xml:space="preserve"> the photogrammetric accuracy of the Blender Internal Render Engine</w:t>
        </w:r>
      </w:ins>
    </w:p>
    <w:p w14:paraId="592CC10C" w14:textId="0EA69DB8"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photogrammetric projection accuracy of the Blender Internal Render Engine using this experiment, a 1000</w:t>
      </w:r>
      <w:r w:rsidR="00362220">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was placed with the centroid at the origin.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Five hundred images were rendered using five different interior orientations and random exterior orientations throughout the inside of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parameters were input using the Blender Python API, and the distribution of each input parameter are shown in </w:t>
      </w:r>
      <w:r w:rsidR="007B6673">
        <w:rPr>
          <w:rFonts w:ascii="Times New Roman" w:hAnsi="Times New Roman" w:cs="Times New Roman"/>
          <w:sz w:val="24"/>
          <w:szCs w:val="24"/>
        </w:rPr>
        <w:t>Table 1</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w:t>
      </w:r>
      <w:r w:rsidRPr="001A40BB">
        <w:rPr>
          <w:rFonts w:ascii="Times New Roman" w:hAnsi="Times New Roman" w:cs="Times New Roman"/>
          <w:sz w:val="24"/>
          <w:szCs w:val="24"/>
        </w:rPr>
        <w:lastRenderedPageBreak/>
        <w:t xml:space="preserve">the imagery was observed qualitatively by plotting the photogrammetric equation calculated points on the imagery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ensure a rough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Once the rough accuracy is confirmed, a nearest neighbor is used to develop correspondences between the Harris corner coordinates and the photogrammetric equation derived coordinates.</w:t>
      </w:r>
      <w:r w:rsidR="002A5482">
        <w:rPr>
          <w:rFonts w:ascii="Times New Roman" w:hAnsi="Times New Roman" w:cs="Times New Roman"/>
          <w:sz w:val="24"/>
          <w:szCs w:val="24"/>
        </w:rPr>
        <w:t xml:space="preserve"> </w:t>
      </w:r>
      <w:commentRangeStart w:id="130"/>
      <w:r w:rsidRPr="001A40BB">
        <w:rPr>
          <w:rFonts w:ascii="Times New Roman" w:hAnsi="Times New Roman" w:cs="Times New Roman"/>
          <w:sz w:val="24"/>
          <w:szCs w:val="24"/>
        </w:rPr>
        <w:t xml:space="preserve">The mean and variance of the differences between the correspondences in each experiment are shown in </w:t>
      </w:r>
      <w:r w:rsidR="00964013">
        <w:rPr>
          <w:rFonts w:ascii="Times New Roman" w:hAnsi="Times New Roman" w:cs="Times New Roman"/>
          <w:sz w:val="24"/>
          <w:szCs w:val="24"/>
        </w:rPr>
        <w:t>Table 2</w:t>
      </w:r>
      <w:commentRangeEnd w:id="130"/>
      <w:r w:rsidR="007B6673">
        <w:rPr>
          <w:rStyle w:val="CommentReference"/>
        </w:rPr>
        <w:commentReference w:id="130"/>
      </w:r>
      <w:r w:rsidR="00964013">
        <w:rPr>
          <w:rFonts w:ascii="Times New Roman" w:hAnsi="Times New Roman" w:cs="Times New Roman"/>
          <w:sz w:val="24"/>
          <w:szCs w:val="24"/>
        </w:rPr>
        <w:t>.</w:t>
      </w:r>
      <w:r w:rsidR="002A5482">
        <w:rPr>
          <w:rFonts w:ascii="Times New Roman" w:hAnsi="Times New Roman" w:cs="Times New Roman"/>
          <w:sz w:val="24"/>
          <w:szCs w:val="24"/>
        </w:rPr>
        <w:t xml:space="preserve"> </w:t>
      </w:r>
      <w:commentRangeStart w:id="131"/>
      <w:r w:rsidRPr="001A40BB">
        <w:rPr>
          <w:rFonts w:ascii="Times New Roman" w:hAnsi="Times New Roman" w:cs="Times New Roman"/>
          <w:sz w:val="24"/>
          <w:szCs w:val="24"/>
        </w:rPr>
        <w:t>The correlation between the difference in x, y, and radius versus several parameters shows no statistically significant correlation.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correla</w:t>
      </w:r>
      <w:r w:rsidR="001927E7">
        <w:rPr>
          <w:rFonts w:ascii="Times New Roman" w:hAnsi="Times New Roman" w:cs="Times New Roman"/>
          <w:sz w:val="24"/>
          <w:szCs w:val="24"/>
        </w:rPr>
        <w:t xml:space="preserve">tion results are summarized in Table </w:t>
      </w:r>
      <w:r w:rsidR="00964013">
        <w:rPr>
          <w:rFonts w:ascii="Times New Roman" w:hAnsi="Times New Roman" w:cs="Times New Roman"/>
          <w:sz w:val="24"/>
          <w:szCs w:val="24"/>
        </w:rPr>
        <w:t>3</w:t>
      </w:r>
      <w:r w:rsidR="001927E7">
        <w:rPr>
          <w:rFonts w:ascii="Times New Roman" w:hAnsi="Times New Roman" w:cs="Times New Roman"/>
          <w:sz w:val="24"/>
          <w:szCs w:val="24"/>
        </w:rPr>
        <w:t>.</w:t>
      </w:r>
      <w:r w:rsidR="001927E7" w:rsidRPr="001A40BB">
        <w:rPr>
          <w:rFonts w:ascii="Times New Roman" w:hAnsi="Times New Roman" w:cs="Times New Roman"/>
          <w:sz w:val="24"/>
          <w:szCs w:val="24"/>
        </w:rPr>
        <w:t xml:space="preserve"> </w:t>
      </w:r>
      <w:commentRangeEnd w:id="131"/>
      <w:r w:rsidR="007B6673">
        <w:rPr>
          <w:rStyle w:val="CommentReference"/>
        </w:rPr>
        <w:commentReference w:id="131"/>
      </w:r>
    </w:p>
    <w:p w14:paraId="24F6CF30" w14:textId="2CF6D7B6" w:rsidR="00C62AD5"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04FF91F2" wp14:editId="5B8EA2AA">
            <wp:extent cx="5943600" cy="314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4520"/>
                    </a:xfrm>
                    <a:prstGeom prst="rect">
                      <a:avLst/>
                    </a:prstGeom>
                  </pic:spPr>
                </pic:pic>
              </a:graphicData>
            </a:graphic>
          </wp:inline>
        </w:drawing>
      </w:r>
    </w:p>
    <w:tbl>
      <w:tblPr>
        <w:tblStyle w:val="TableGrid"/>
        <w:tblW w:w="9933" w:type="dxa"/>
        <w:tblLook w:val="04A0" w:firstRow="1" w:lastRow="0" w:firstColumn="1" w:lastColumn="0" w:noHBand="0" w:noVBand="1"/>
      </w:tblPr>
      <w:tblGrid>
        <w:gridCol w:w="895"/>
        <w:gridCol w:w="900"/>
        <w:gridCol w:w="1254"/>
        <w:gridCol w:w="901"/>
        <w:gridCol w:w="8"/>
        <w:gridCol w:w="1175"/>
        <w:gridCol w:w="8"/>
        <w:gridCol w:w="998"/>
        <w:gridCol w:w="8"/>
        <w:gridCol w:w="931"/>
        <w:gridCol w:w="8"/>
        <w:gridCol w:w="931"/>
        <w:gridCol w:w="8"/>
        <w:gridCol w:w="931"/>
        <w:gridCol w:w="8"/>
        <w:gridCol w:w="961"/>
        <w:gridCol w:w="8"/>
      </w:tblGrid>
      <w:tr w:rsidR="007E312B" w:rsidRPr="007E312B" w14:paraId="4FAA4EC1" w14:textId="77777777" w:rsidTr="007E312B">
        <w:trPr>
          <w:trHeight w:val="300"/>
        </w:trPr>
        <w:tc>
          <w:tcPr>
            <w:tcW w:w="895" w:type="dxa"/>
            <w:noWrap/>
            <w:hideMark/>
          </w:tcPr>
          <w:p w14:paraId="60F3D26C" w14:textId="77777777" w:rsidR="007E312B" w:rsidRPr="007E312B" w:rsidRDefault="007E312B" w:rsidP="004B1D62">
            <w:pPr>
              <w:rPr>
                <w:rFonts w:ascii="Times New Roman" w:eastAsia="Times New Roman" w:hAnsi="Times New Roman" w:cs="Times New Roman"/>
                <w:sz w:val="24"/>
                <w:szCs w:val="24"/>
              </w:rPr>
            </w:pPr>
          </w:p>
        </w:tc>
        <w:tc>
          <w:tcPr>
            <w:tcW w:w="900" w:type="dxa"/>
            <w:noWrap/>
            <w:hideMark/>
          </w:tcPr>
          <w:p w14:paraId="04DC668F" w14:textId="77777777" w:rsidR="007E312B" w:rsidRPr="007E312B" w:rsidRDefault="007E312B" w:rsidP="004B1D62">
            <w:pPr>
              <w:rPr>
                <w:rFonts w:ascii="Times New Roman" w:eastAsia="Times New Roman" w:hAnsi="Times New Roman" w:cs="Times New Roman"/>
                <w:sz w:val="20"/>
                <w:szCs w:val="20"/>
              </w:rPr>
            </w:pPr>
          </w:p>
        </w:tc>
        <w:tc>
          <w:tcPr>
            <w:tcW w:w="2163" w:type="dxa"/>
            <w:gridSpan w:val="3"/>
            <w:noWrap/>
            <w:hideMark/>
          </w:tcPr>
          <w:p w14:paraId="16572FF4" w14:textId="77777777" w:rsidR="007E312B" w:rsidRPr="007E312B" w:rsidRDefault="007E312B" w:rsidP="004B1D62">
            <w:pPr>
              <w:jc w:val="center"/>
              <w:rPr>
                <w:rFonts w:ascii="Calibri" w:eastAsia="Times New Roman" w:hAnsi="Calibri" w:cs="Calibri"/>
                <w:color w:val="000000"/>
              </w:rPr>
            </w:pPr>
            <w:r w:rsidRPr="007E312B">
              <w:rPr>
                <w:rFonts w:ascii="Calibri" w:eastAsia="Times New Roman" w:hAnsi="Calibri" w:cs="Calibri"/>
                <w:color w:val="000000"/>
              </w:rPr>
              <w:t>Resolution</w:t>
            </w:r>
          </w:p>
        </w:tc>
        <w:tc>
          <w:tcPr>
            <w:tcW w:w="1183" w:type="dxa"/>
            <w:gridSpan w:val="2"/>
            <w:noWrap/>
            <w:hideMark/>
          </w:tcPr>
          <w:p w14:paraId="29D7595E" w14:textId="77777777" w:rsidR="007E312B" w:rsidRPr="007E312B" w:rsidRDefault="007E312B" w:rsidP="004B1D62">
            <w:pPr>
              <w:jc w:val="center"/>
              <w:rPr>
                <w:rFonts w:ascii="Calibri" w:eastAsia="Times New Roman" w:hAnsi="Calibri" w:cs="Calibri"/>
                <w:color w:val="000000"/>
              </w:rPr>
            </w:pPr>
          </w:p>
        </w:tc>
        <w:tc>
          <w:tcPr>
            <w:tcW w:w="1006" w:type="dxa"/>
            <w:gridSpan w:val="2"/>
            <w:noWrap/>
            <w:hideMark/>
          </w:tcPr>
          <w:p w14:paraId="458C27B1"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2CDB8226"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7C1CC544"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76C8BD42" w14:textId="77777777" w:rsidR="007E312B" w:rsidRPr="007E312B" w:rsidRDefault="007E312B" w:rsidP="004B1D62">
            <w:pPr>
              <w:rPr>
                <w:rFonts w:ascii="Times New Roman" w:eastAsia="Times New Roman" w:hAnsi="Times New Roman" w:cs="Times New Roman"/>
                <w:sz w:val="20"/>
                <w:szCs w:val="20"/>
              </w:rPr>
            </w:pPr>
          </w:p>
        </w:tc>
        <w:tc>
          <w:tcPr>
            <w:tcW w:w="969" w:type="dxa"/>
            <w:gridSpan w:val="2"/>
            <w:noWrap/>
            <w:hideMark/>
          </w:tcPr>
          <w:p w14:paraId="0E117B0D" w14:textId="77777777" w:rsidR="007E312B" w:rsidRPr="007E312B" w:rsidRDefault="007E312B" w:rsidP="004B1D62">
            <w:pPr>
              <w:rPr>
                <w:rFonts w:ascii="Times New Roman" w:eastAsia="Times New Roman" w:hAnsi="Times New Roman" w:cs="Times New Roman"/>
                <w:sz w:val="20"/>
                <w:szCs w:val="20"/>
              </w:rPr>
            </w:pPr>
          </w:p>
        </w:tc>
      </w:tr>
      <w:tr w:rsidR="007E312B" w:rsidRPr="007E312B" w14:paraId="3E9BCCF0" w14:textId="77777777" w:rsidTr="007E312B">
        <w:trPr>
          <w:gridAfter w:val="1"/>
          <w:wAfter w:w="8" w:type="dxa"/>
          <w:trHeight w:val="300"/>
        </w:trPr>
        <w:tc>
          <w:tcPr>
            <w:tcW w:w="895" w:type="dxa"/>
            <w:noWrap/>
            <w:hideMark/>
          </w:tcPr>
          <w:p w14:paraId="07967B6A"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Focal Length</w:t>
            </w:r>
          </w:p>
          <w:p w14:paraId="539C2252" w14:textId="41CBC57C"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(mm)</w:t>
            </w:r>
          </w:p>
        </w:tc>
        <w:tc>
          <w:tcPr>
            <w:tcW w:w="900" w:type="dxa"/>
            <w:noWrap/>
            <w:hideMark/>
          </w:tcPr>
          <w:p w14:paraId="17D9D53A"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Sensor Width</w:t>
            </w:r>
          </w:p>
          <w:p w14:paraId="27DD8652" w14:textId="31A7B84E"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(mm)</w:t>
            </w:r>
          </w:p>
        </w:tc>
        <w:tc>
          <w:tcPr>
            <w:tcW w:w="1254" w:type="dxa"/>
            <w:noWrap/>
            <w:hideMark/>
          </w:tcPr>
          <w:p w14:paraId="20098980"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Horizontal</w:t>
            </w:r>
          </w:p>
          <w:p w14:paraId="2623B379" w14:textId="77777777" w:rsidR="00EA279E" w:rsidRDefault="00EA279E" w:rsidP="004B1D62">
            <w:pPr>
              <w:rPr>
                <w:rFonts w:ascii="Calibri" w:eastAsia="Times New Roman" w:hAnsi="Calibri" w:cs="Calibri"/>
                <w:color w:val="000000"/>
              </w:rPr>
            </w:pPr>
          </w:p>
          <w:p w14:paraId="7876CC28" w14:textId="30E040D3"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01" w:type="dxa"/>
            <w:noWrap/>
            <w:hideMark/>
          </w:tcPr>
          <w:p w14:paraId="4BB4AF0B"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Vertical</w:t>
            </w:r>
          </w:p>
          <w:p w14:paraId="66A9B721" w14:textId="77777777" w:rsidR="00EA279E" w:rsidRDefault="00EA279E" w:rsidP="004B1D62">
            <w:pPr>
              <w:rPr>
                <w:rFonts w:ascii="Calibri" w:eastAsia="Times New Roman" w:hAnsi="Calibri" w:cs="Calibri"/>
                <w:color w:val="000000"/>
              </w:rPr>
            </w:pPr>
          </w:p>
          <w:p w14:paraId="0083089B" w14:textId="42A8F41C"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1183" w:type="dxa"/>
            <w:gridSpan w:val="2"/>
            <w:noWrap/>
            <w:hideMark/>
          </w:tcPr>
          <w:p w14:paraId="09DF6050"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 xml:space="preserve"># </w:t>
            </w:r>
            <w:r>
              <w:rPr>
                <w:rFonts w:ascii="Calibri" w:eastAsia="Times New Roman" w:hAnsi="Calibri" w:cs="Calibri"/>
                <w:color w:val="000000"/>
              </w:rPr>
              <w:t>Corners</w:t>
            </w:r>
          </w:p>
          <w:p w14:paraId="056041D9" w14:textId="77777777" w:rsidR="00EA279E" w:rsidRDefault="00EA279E" w:rsidP="004B1D62">
            <w:pPr>
              <w:rPr>
                <w:rFonts w:ascii="Calibri" w:eastAsia="Times New Roman" w:hAnsi="Calibri" w:cs="Calibri"/>
                <w:color w:val="000000"/>
              </w:rPr>
            </w:pPr>
          </w:p>
          <w:p w14:paraId="3DEDCF57" w14:textId="47F8DF99" w:rsidR="00EA279E" w:rsidRPr="007E312B" w:rsidRDefault="00EA279E" w:rsidP="004B1D62">
            <w:pPr>
              <w:rPr>
                <w:rFonts w:ascii="Calibri" w:eastAsia="Times New Roman" w:hAnsi="Calibri" w:cs="Calibri"/>
                <w:color w:val="000000"/>
              </w:rPr>
            </w:pPr>
          </w:p>
        </w:tc>
        <w:tc>
          <w:tcPr>
            <w:tcW w:w="1006" w:type="dxa"/>
            <w:gridSpan w:val="2"/>
            <w:noWrap/>
            <w:hideMark/>
          </w:tcPr>
          <w:p w14:paraId="5B06B947"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delta X</w:t>
            </w:r>
          </w:p>
          <w:p w14:paraId="763E2233" w14:textId="77777777" w:rsidR="00EA279E" w:rsidRDefault="00EA279E" w:rsidP="004B1D62">
            <w:pPr>
              <w:rPr>
                <w:rFonts w:ascii="Calibri" w:eastAsia="Times New Roman" w:hAnsi="Calibri" w:cs="Calibri"/>
                <w:color w:val="000000"/>
              </w:rPr>
            </w:pPr>
          </w:p>
          <w:p w14:paraId="67381CD0" w14:textId="58CAC6EC"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39" w:type="dxa"/>
            <w:gridSpan w:val="2"/>
            <w:noWrap/>
            <w:hideMark/>
          </w:tcPr>
          <w:p w14:paraId="626855C7"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delta Y</w:t>
            </w:r>
          </w:p>
          <w:p w14:paraId="13A9F74A" w14:textId="77777777" w:rsidR="00EA279E" w:rsidRDefault="00EA279E" w:rsidP="004B1D62">
            <w:pPr>
              <w:rPr>
                <w:rFonts w:ascii="Calibri" w:eastAsia="Times New Roman" w:hAnsi="Calibri" w:cs="Calibri"/>
                <w:color w:val="000000"/>
              </w:rPr>
            </w:pPr>
          </w:p>
          <w:p w14:paraId="6EB6458E" w14:textId="48B2EFE5"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39" w:type="dxa"/>
            <w:gridSpan w:val="2"/>
            <w:noWrap/>
            <w:hideMark/>
          </w:tcPr>
          <w:p w14:paraId="41E26BFF" w14:textId="77777777" w:rsidR="007E312B" w:rsidRDefault="007E312B" w:rsidP="004B1D62">
            <w:pPr>
              <w:rPr>
                <w:rFonts w:ascii="Calibri" w:eastAsia="Times New Roman" w:hAnsi="Calibri" w:cs="Calibri"/>
                <w:color w:val="000000"/>
              </w:rPr>
            </w:pPr>
            <w:proofErr w:type="spellStart"/>
            <w:r w:rsidRPr="007E312B">
              <w:rPr>
                <w:rFonts w:ascii="Calibri" w:eastAsia="Times New Roman" w:hAnsi="Calibri" w:cs="Calibri"/>
                <w:color w:val="000000"/>
              </w:rPr>
              <w:t>var</w:t>
            </w:r>
            <w:proofErr w:type="spellEnd"/>
            <w:r w:rsidRPr="007E312B">
              <w:rPr>
                <w:rFonts w:ascii="Calibri" w:eastAsia="Times New Roman" w:hAnsi="Calibri" w:cs="Calibri"/>
                <w:color w:val="000000"/>
              </w:rPr>
              <w:t xml:space="preserve"> X</w:t>
            </w:r>
          </w:p>
          <w:p w14:paraId="320FAEFF" w14:textId="77777777" w:rsidR="00EA279E" w:rsidRDefault="00EA279E" w:rsidP="004B1D62">
            <w:pPr>
              <w:rPr>
                <w:rFonts w:ascii="Calibri" w:eastAsia="Times New Roman" w:hAnsi="Calibri" w:cs="Calibri"/>
                <w:color w:val="000000"/>
              </w:rPr>
            </w:pPr>
          </w:p>
          <w:p w14:paraId="61974B4D" w14:textId="7A809637"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39" w:type="dxa"/>
            <w:gridSpan w:val="2"/>
            <w:noWrap/>
            <w:hideMark/>
          </w:tcPr>
          <w:p w14:paraId="185B7C1B" w14:textId="77777777" w:rsidR="007E312B" w:rsidRDefault="007E312B" w:rsidP="004B1D62">
            <w:pPr>
              <w:rPr>
                <w:rFonts w:ascii="Calibri" w:eastAsia="Times New Roman" w:hAnsi="Calibri" w:cs="Calibri"/>
                <w:color w:val="000000"/>
              </w:rPr>
            </w:pPr>
            <w:proofErr w:type="spellStart"/>
            <w:r w:rsidRPr="007E312B">
              <w:rPr>
                <w:rFonts w:ascii="Calibri" w:eastAsia="Times New Roman" w:hAnsi="Calibri" w:cs="Calibri"/>
                <w:color w:val="000000"/>
              </w:rPr>
              <w:t>var</w:t>
            </w:r>
            <w:proofErr w:type="spellEnd"/>
            <w:r w:rsidRPr="007E312B">
              <w:rPr>
                <w:rFonts w:ascii="Calibri" w:eastAsia="Times New Roman" w:hAnsi="Calibri" w:cs="Calibri"/>
                <w:color w:val="000000"/>
              </w:rPr>
              <w:t xml:space="preserve"> Y</w:t>
            </w:r>
          </w:p>
          <w:p w14:paraId="43C913E4" w14:textId="77777777" w:rsidR="00EA279E" w:rsidRDefault="00EA279E" w:rsidP="004B1D62">
            <w:pPr>
              <w:rPr>
                <w:rFonts w:ascii="Calibri" w:eastAsia="Times New Roman" w:hAnsi="Calibri" w:cs="Calibri"/>
                <w:color w:val="000000"/>
              </w:rPr>
            </w:pPr>
          </w:p>
          <w:p w14:paraId="0430A66A" w14:textId="1EB93F96"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69" w:type="dxa"/>
            <w:gridSpan w:val="2"/>
            <w:noWrap/>
            <w:hideMark/>
          </w:tcPr>
          <w:p w14:paraId="6E792EF0"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RMSE r</w:t>
            </w:r>
          </w:p>
          <w:p w14:paraId="4DFC1954" w14:textId="77777777" w:rsidR="00EA279E" w:rsidRDefault="00EA279E" w:rsidP="004B1D62">
            <w:pPr>
              <w:rPr>
                <w:rFonts w:ascii="Calibri" w:eastAsia="Times New Roman" w:hAnsi="Calibri" w:cs="Calibri"/>
                <w:color w:val="000000"/>
              </w:rPr>
            </w:pPr>
          </w:p>
          <w:p w14:paraId="596CD107" w14:textId="140CE6BA"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r>
      <w:tr w:rsidR="007E312B" w:rsidRPr="007E312B" w14:paraId="42577250" w14:textId="77777777" w:rsidTr="007E312B">
        <w:trPr>
          <w:gridAfter w:val="1"/>
          <w:wAfter w:w="8" w:type="dxa"/>
          <w:trHeight w:val="300"/>
        </w:trPr>
        <w:tc>
          <w:tcPr>
            <w:tcW w:w="895" w:type="dxa"/>
            <w:noWrap/>
            <w:hideMark/>
          </w:tcPr>
          <w:p w14:paraId="7A11F364"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55</w:t>
            </w:r>
          </w:p>
        </w:tc>
        <w:tc>
          <w:tcPr>
            <w:tcW w:w="900" w:type="dxa"/>
            <w:noWrap/>
            <w:hideMark/>
          </w:tcPr>
          <w:p w14:paraId="1DB34C3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22.3</w:t>
            </w:r>
          </w:p>
        </w:tc>
        <w:tc>
          <w:tcPr>
            <w:tcW w:w="1254" w:type="dxa"/>
            <w:noWrap/>
            <w:hideMark/>
          </w:tcPr>
          <w:p w14:paraId="027FFB2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5184</w:t>
            </w:r>
          </w:p>
        </w:tc>
        <w:tc>
          <w:tcPr>
            <w:tcW w:w="901" w:type="dxa"/>
            <w:noWrap/>
            <w:hideMark/>
          </w:tcPr>
          <w:p w14:paraId="02D2D5D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3456</w:t>
            </w:r>
          </w:p>
        </w:tc>
        <w:tc>
          <w:tcPr>
            <w:tcW w:w="1183" w:type="dxa"/>
            <w:gridSpan w:val="2"/>
            <w:noWrap/>
            <w:hideMark/>
          </w:tcPr>
          <w:p w14:paraId="6D628EA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462</w:t>
            </w:r>
          </w:p>
        </w:tc>
        <w:tc>
          <w:tcPr>
            <w:tcW w:w="1006" w:type="dxa"/>
            <w:gridSpan w:val="2"/>
            <w:noWrap/>
            <w:hideMark/>
          </w:tcPr>
          <w:p w14:paraId="790826B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-0.0163</w:t>
            </w:r>
          </w:p>
        </w:tc>
        <w:tc>
          <w:tcPr>
            <w:tcW w:w="939" w:type="dxa"/>
            <w:gridSpan w:val="2"/>
            <w:noWrap/>
            <w:hideMark/>
          </w:tcPr>
          <w:p w14:paraId="48C2CCC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0.0035</w:t>
            </w:r>
          </w:p>
        </w:tc>
        <w:tc>
          <w:tcPr>
            <w:tcW w:w="939" w:type="dxa"/>
            <w:gridSpan w:val="2"/>
            <w:noWrap/>
            <w:hideMark/>
          </w:tcPr>
          <w:p w14:paraId="7437612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0.0855</w:t>
            </w:r>
          </w:p>
        </w:tc>
        <w:tc>
          <w:tcPr>
            <w:tcW w:w="939" w:type="dxa"/>
            <w:gridSpan w:val="2"/>
            <w:noWrap/>
            <w:hideMark/>
          </w:tcPr>
          <w:p w14:paraId="0B9649F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0.0827</w:t>
            </w:r>
          </w:p>
        </w:tc>
        <w:tc>
          <w:tcPr>
            <w:tcW w:w="969" w:type="dxa"/>
            <w:gridSpan w:val="2"/>
            <w:noWrap/>
            <w:hideMark/>
          </w:tcPr>
          <w:p w14:paraId="1F9F6E4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0.4100</w:t>
            </w:r>
          </w:p>
        </w:tc>
      </w:tr>
      <w:tr w:rsidR="007E312B" w:rsidRPr="007E312B" w14:paraId="0DCCDD2A" w14:textId="77777777" w:rsidTr="007E312B">
        <w:trPr>
          <w:gridAfter w:val="1"/>
          <w:wAfter w:w="8" w:type="dxa"/>
          <w:trHeight w:val="300"/>
        </w:trPr>
        <w:tc>
          <w:tcPr>
            <w:tcW w:w="895" w:type="dxa"/>
            <w:noWrap/>
            <w:hideMark/>
          </w:tcPr>
          <w:p w14:paraId="2FC947F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4.1</w:t>
            </w:r>
          </w:p>
        </w:tc>
        <w:tc>
          <w:tcPr>
            <w:tcW w:w="900" w:type="dxa"/>
            <w:noWrap/>
            <w:hideMark/>
          </w:tcPr>
          <w:p w14:paraId="57D9E36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4.54</w:t>
            </w:r>
          </w:p>
        </w:tc>
        <w:tc>
          <w:tcPr>
            <w:tcW w:w="1254" w:type="dxa"/>
            <w:noWrap/>
            <w:hideMark/>
          </w:tcPr>
          <w:p w14:paraId="5CF6EEF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3264</w:t>
            </w:r>
          </w:p>
        </w:tc>
        <w:tc>
          <w:tcPr>
            <w:tcW w:w="901" w:type="dxa"/>
            <w:noWrap/>
            <w:hideMark/>
          </w:tcPr>
          <w:p w14:paraId="083A6B2D"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2448</w:t>
            </w:r>
          </w:p>
        </w:tc>
        <w:tc>
          <w:tcPr>
            <w:tcW w:w="1183" w:type="dxa"/>
            <w:gridSpan w:val="2"/>
            <w:noWrap/>
            <w:hideMark/>
          </w:tcPr>
          <w:p w14:paraId="442E50F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3538</w:t>
            </w:r>
          </w:p>
        </w:tc>
        <w:tc>
          <w:tcPr>
            <w:tcW w:w="1006" w:type="dxa"/>
            <w:gridSpan w:val="2"/>
            <w:noWrap/>
            <w:hideMark/>
          </w:tcPr>
          <w:p w14:paraId="3FE5401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0.0050</w:t>
            </w:r>
          </w:p>
        </w:tc>
        <w:tc>
          <w:tcPr>
            <w:tcW w:w="939" w:type="dxa"/>
            <w:gridSpan w:val="2"/>
            <w:noWrap/>
            <w:hideMark/>
          </w:tcPr>
          <w:p w14:paraId="58D79D5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0.0078</w:t>
            </w:r>
          </w:p>
        </w:tc>
        <w:tc>
          <w:tcPr>
            <w:tcW w:w="939" w:type="dxa"/>
            <w:gridSpan w:val="2"/>
            <w:noWrap/>
            <w:hideMark/>
          </w:tcPr>
          <w:p w14:paraId="62BB482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0.0915</w:t>
            </w:r>
          </w:p>
        </w:tc>
        <w:tc>
          <w:tcPr>
            <w:tcW w:w="939" w:type="dxa"/>
            <w:gridSpan w:val="2"/>
            <w:noWrap/>
            <w:hideMark/>
          </w:tcPr>
          <w:p w14:paraId="45CADEB3"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0.0776</w:t>
            </w:r>
          </w:p>
        </w:tc>
        <w:tc>
          <w:tcPr>
            <w:tcW w:w="969" w:type="dxa"/>
            <w:gridSpan w:val="2"/>
            <w:noWrap/>
            <w:hideMark/>
          </w:tcPr>
          <w:p w14:paraId="12CE422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0.4113</w:t>
            </w:r>
          </w:p>
        </w:tc>
      </w:tr>
      <w:tr w:rsidR="007E312B" w:rsidRPr="007E312B" w14:paraId="52089B94" w14:textId="77777777" w:rsidTr="007E312B">
        <w:trPr>
          <w:gridAfter w:val="1"/>
          <w:wAfter w:w="8" w:type="dxa"/>
          <w:trHeight w:val="300"/>
        </w:trPr>
        <w:tc>
          <w:tcPr>
            <w:tcW w:w="895" w:type="dxa"/>
            <w:noWrap/>
            <w:hideMark/>
          </w:tcPr>
          <w:p w14:paraId="074D459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16</w:t>
            </w:r>
          </w:p>
        </w:tc>
        <w:tc>
          <w:tcPr>
            <w:tcW w:w="900" w:type="dxa"/>
            <w:noWrap/>
            <w:hideMark/>
          </w:tcPr>
          <w:p w14:paraId="3A726CB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23.5</w:t>
            </w:r>
          </w:p>
        </w:tc>
        <w:tc>
          <w:tcPr>
            <w:tcW w:w="1254" w:type="dxa"/>
            <w:noWrap/>
            <w:hideMark/>
          </w:tcPr>
          <w:p w14:paraId="52C1ACA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5456</w:t>
            </w:r>
          </w:p>
        </w:tc>
        <w:tc>
          <w:tcPr>
            <w:tcW w:w="901" w:type="dxa"/>
            <w:noWrap/>
            <w:hideMark/>
          </w:tcPr>
          <w:p w14:paraId="6B096C64"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3632</w:t>
            </w:r>
          </w:p>
        </w:tc>
        <w:tc>
          <w:tcPr>
            <w:tcW w:w="1183" w:type="dxa"/>
            <w:gridSpan w:val="2"/>
            <w:noWrap/>
            <w:hideMark/>
          </w:tcPr>
          <w:p w14:paraId="63901D7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4093</w:t>
            </w:r>
          </w:p>
        </w:tc>
        <w:tc>
          <w:tcPr>
            <w:tcW w:w="1006" w:type="dxa"/>
            <w:gridSpan w:val="2"/>
            <w:noWrap/>
            <w:hideMark/>
          </w:tcPr>
          <w:p w14:paraId="2AC7D9E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0.0016</w:t>
            </w:r>
          </w:p>
        </w:tc>
        <w:tc>
          <w:tcPr>
            <w:tcW w:w="939" w:type="dxa"/>
            <w:gridSpan w:val="2"/>
            <w:noWrap/>
            <w:hideMark/>
          </w:tcPr>
          <w:p w14:paraId="4FFFC4D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0.0116</w:t>
            </w:r>
          </w:p>
        </w:tc>
        <w:tc>
          <w:tcPr>
            <w:tcW w:w="939" w:type="dxa"/>
            <w:gridSpan w:val="2"/>
            <w:noWrap/>
            <w:hideMark/>
          </w:tcPr>
          <w:p w14:paraId="223050D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0.0652</w:t>
            </w:r>
          </w:p>
        </w:tc>
        <w:tc>
          <w:tcPr>
            <w:tcW w:w="939" w:type="dxa"/>
            <w:gridSpan w:val="2"/>
            <w:noWrap/>
            <w:hideMark/>
          </w:tcPr>
          <w:p w14:paraId="329A19E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0.0715</w:t>
            </w:r>
          </w:p>
        </w:tc>
        <w:tc>
          <w:tcPr>
            <w:tcW w:w="969" w:type="dxa"/>
            <w:gridSpan w:val="2"/>
            <w:noWrap/>
            <w:hideMark/>
          </w:tcPr>
          <w:p w14:paraId="5CE1806C"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0.3699</w:t>
            </w:r>
          </w:p>
        </w:tc>
      </w:tr>
      <w:tr w:rsidR="007E312B" w:rsidRPr="007E312B" w14:paraId="6F4F1176" w14:textId="77777777" w:rsidTr="007E312B">
        <w:trPr>
          <w:gridAfter w:val="1"/>
          <w:wAfter w:w="8" w:type="dxa"/>
          <w:trHeight w:val="300"/>
        </w:trPr>
        <w:tc>
          <w:tcPr>
            <w:tcW w:w="895" w:type="dxa"/>
            <w:noWrap/>
            <w:hideMark/>
          </w:tcPr>
          <w:p w14:paraId="2F456FA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4.11</w:t>
            </w:r>
          </w:p>
        </w:tc>
        <w:tc>
          <w:tcPr>
            <w:tcW w:w="900" w:type="dxa"/>
            <w:noWrap/>
            <w:hideMark/>
          </w:tcPr>
          <w:p w14:paraId="15D85ECA"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6.17</w:t>
            </w:r>
          </w:p>
        </w:tc>
        <w:tc>
          <w:tcPr>
            <w:tcW w:w="1254" w:type="dxa"/>
            <w:noWrap/>
            <w:hideMark/>
          </w:tcPr>
          <w:p w14:paraId="28B9230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4608</w:t>
            </w:r>
          </w:p>
        </w:tc>
        <w:tc>
          <w:tcPr>
            <w:tcW w:w="901" w:type="dxa"/>
            <w:noWrap/>
            <w:hideMark/>
          </w:tcPr>
          <w:p w14:paraId="6182A85A"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3456</w:t>
            </w:r>
          </w:p>
        </w:tc>
        <w:tc>
          <w:tcPr>
            <w:tcW w:w="1183" w:type="dxa"/>
            <w:gridSpan w:val="2"/>
            <w:noWrap/>
            <w:hideMark/>
          </w:tcPr>
          <w:p w14:paraId="6C815D7C"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4491</w:t>
            </w:r>
          </w:p>
        </w:tc>
        <w:tc>
          <w:tcPr>
            <w:tcW w:w="1006" w:type="dxa"/>
            <w:gridSpan w:val="2"/>
            <w:noWrap/>
            <w:hideMark/>
          </w:tcPr>
          <w:p w14:paraId="39EC414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-0.0036</w:t>
            </w:r>
          </w:p>
        </w:tc>
        <w:tc>
          <w:tcPr>
            <w:tcW w:w="939" w:type="dxa"/>
            <w:gridSpan w:val="2"/>
            <w:noWrap/>
            <w:hideMark/>
          </w:tcPr>
          <w:p w14:paraId="379020F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0.0041</w:t>
            </w:r>
          </w:p>
        </w:tc>
        <w:tc>
          <w:tcPr>
            <w:tcW w:w="939" w:type="dxa"/>
            <w:gridSpan w:val="2"/>
            <w:noWrap/>
            <w:hideMark/>
          </w:tcPr>
          <w:p w14:paraId="2F4DB97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0.0865</w:t>
            </w:r>
          </w:p>
        </w:tc>
        <w:tc>
          <w:tcPr>
            <w:tcW w:w="939" w:type="dxa"/>
            <w:gridSpan w:val="2"/>
            <w:noWrap/>
            <w:hideMark/>
          </w:tcPr>
          <w:p w14:paraId="53CFD46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0.0705</w:t>
            </w:r>
          </w:p>
        </w:tc>
        <w:tc>
          <w:tcPr>
            <w:tcW w:w="969" w:type="dxa"/>
            <w:gridSpan w:val="2"/>
            <w:noWrap/>
            <w:hideMark/>
          </w:tcPr>
          <w:p w14:paraId="67136D25"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0.3962</w:t>
            </w:r>
          </w:p>
        </w:tc>
      </w:tr>
      <w:tr w:rsidR="007E312B" w:rsidRPr="007E312B" w14:paraId="06748A35" w14:textId="77777777" w:rsidTr="007E312B">
        <w:trPr>
          <w:gridAfter w:val="1"/>
          <w:wAfter w:w="8" w:type="dxa"/>
          <w:trHeight w:val="300"/>
        </w:trPr>
        <w:tc>
          <w:tcPr>
            <w:tcW w:w="895" w:type="dxa"/>
            <w:noWrap/>
            <w:hideMark/>
          </w:tcPr>
          <w:p w14:paraId="475DC0B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2.9</w:t>
            </w:r>
          </w:p>
        </w:tc>
        <w:tc>
          <w:tcPr>
            <w:tcW w:w="900" w:type="dxa"/>
            <w:noWrap/>
            <w:hideMark/>
          </w:tcPr>
          <w:p w14:paraId="72B73F9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6.17</w:t>
            </w:r>
          </w:p>
        </w:tc>
        <w:tc>
          <w:tcPr>
            <w:tcW w:w="1254" w:type="dxa"/>
            <w:noWrap/>
            <w:hideMark/>
          </w:tcPr>
          <w:p w14:paraId="7B0E66A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4000</w:t>
            </w:r>
          </w:p>
        </w:tc>
        <w:tc>
          <w:tcPr>
            <w:tcW w:w="901" w:type="dxa"/>
            <w:noWrap/>
            <w:hideMark/>
          </w:tcPr>
          <w:p w14:paraId="728511D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3000</w:t>
            </w:r>
          </w:p>
        </w:tc>
        <w:tc>
          <w:tcPr>
            <w:tcW w:w="1183" w:type="dxa"/>
            <w:gridSpan w:val="2"/>
            <w:noWrap/>
            <w:hideMark/>
          </w:tcPr>
          <w:p w14:paraId="760B85E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7493</w:t>
            </w:r>
          </w:p>
        </w:tc>
        <w:tc>
          <w:tcPr>
            <w:tcW w:w="1006" w:type="dxa"/>
            <w:gridSpan w:val="2"/>
            <w:noWrap/>
            <w:hideMark/>
          </w:tcPr>
          <w:p w14:paraId="331DE74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0.0033</w:t>
            </w:r>
          </w:p>
        </w:tc>
        <w:tc>
          <w:tcPr>
            <w:tcW w:w="939" w:type="dxa"/>
            <w:gridSpan w:val="2"/>
            <w:noWrap/>
            <w:hideMark/>
          </w:tcPr>
          <w:p w14:paraId="1D3E9DA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0.0081</w:t>
            </w:r>
          </w:p>
        </w:tc>
        <w:tc>
          <w:tcPr>
            <w:tcW w:w="939" w:type="dxa"/>
            <w:gridSpan w:val="2"/>
            <w:noWrap/>
            <w:hideMark/>
          </w:tcPr>
          <w:p w14:paraId="063404F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0.0797</w:t>
            </w:r>
          </w:p>
        </w:tc>
        <w:tc>
          <w:tcPr>
            <w:tcW w:w="939" w:type="dxa"/>
            <w:gridSpan w:val="2"/>
            <w:noWrap/>
            <w:hideMark/>
          </w:tcPr>
          <w:p w14:paraId="14AF28A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0.0867</w:t>
            </w:r>
          </w:p>
        </w:tc>
        <w:tc>
          <w:tcPr>
            <w:tcW w:w="969" w:type="dxa"/>
            <w:gridSpan w:val="2"/>
            <w:noWrap/>
            <w:hideMark/>
          </w:tcPr>
          <w:p w14:paraId="1EB7A653"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0.4080</w:t>
            </w:r>
          </w:p>
        </w:tc>
      </w:tr>
      <w:tr w:rsidR="007E312B" w:rsidRPr="007E312B" w14:paraId="52A3C309" w14:textId="77777777" w:rsidTr="007E312B">
        <w:trPr>
          <w:gridAfter w:val="1"/>
          <w:wAfter w:w="8" w:type="dxa"/>
          <w:trHeight w:val="300"/>
        </w:trPr>
        <w:tc>
          <w:tcPr>
            <w:tcW w:w="1795" w:type="dxa"/>
            <w:gridSpan w:val="2"/>
            <w:noWrap/>
            <w:hideMark/>
          </w:tcPr>
          <w:p w14:paraId="3FE6D4BE" w14:textId="0C71B8B0"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 xml:space="preserve">simulated </w:t>
            </w:r>
            <w:r>
              <w:rPr>
                <w:rFonts w:ascii="Calibri" w:eastAsia="Times New Roman" w:hAnsi="Calibri" w:cs="Calibri"/>
                <w:color w:val="000000"/>
              </w:rPr>
              <w:t>checkerboard</w:t>
            </w:r>
          </w:p>
        </w:tc>
        <w:tc>
          <w:tcPr>
            <w:tcW w:w="1254" w:type="dxa"/>
            <w:noWrap/>
            <w:hideMark/>
          </w:tcPr>
          <w:p w14:paraId="157C4D6D" w14:textId="77777777" w:rsidR="007E312B" w:rsidRPr="007E312B" w:rsidRDefault="007E312B" w:rsidP="004B1D62">
            <w:pPr>
              <w:rPr>
                <w:rFonts w:ascii="Calibri" w:eastAsia="Times New Roman" w:hAnsi="Calibri" w:cs="Calibri"/>
                <w:color w:val="000000"/>
              </w:rPr>
            </w:pPr>
          </w:p>
        </w:tc>
        <w:tc>
          <w:tcPr>
            <w:tcW w:w="901" w:type="dxa"/>
            <w:noWrap/>
            <w:hideMark/>
          </w:tcPr>
          <w:p w14:paraId="5CB2FE40" w14:textId="77777777" w:rsidR="007E312B" w:rsidRPr="007E312B" w:rsidRDefault="007E312B" w:rsidP="004B1D62">
            <w:pPr>
              <w:rPr>
                <w:rFonts w:ascii="Times New Roman" w:eastAsia="Times New Roman" w:hAnsi="Times New Roman" w:cs="Times New Roman"/>
                <w:sz w:val="20"/>
                <w:szCs w:val="20"/>
              </w:rPr>
            </w:pPr>
          </w:p>
        </w:tc>
        <w:tc>
          <w:tcPr>
            <w:tcW w:w="1183" w:type="dxa"/>
            <w:gridSpan w:val="2"/>
            <w:noWrap/>
            <w:hideMark/>
          </w:tcPr>
          <w:p w14:paraId="59D0CB2B" w14:textId="77777777" w:rsidR="007E312B" w:rsidRPr="007E312B" w:rsidRDefault="007E312B" w:rsidP="004B1D62">
            <w:pPr>
              <w:rPr>
                <w:rFonts w:ascii="Times New Roman" w:eastAsia="Times New Roman" w:hAnsi="Times New Roman" w:cs="Times New Roman"/>
                <w:sz w:val="20"/>
                <w:szCs w:val="20"/>
              </w:rPr>
            </w:pPr>
          </w:p>
        </w:tc>
        <w:tc>
          <w:tcPr>
            <w:tcW w:w="1006" w:type="dxa"/>
            <w:gridSpan w:val="2"/>
            <w:noWrap/>
            <w:hideMark/>
          </w:tcPr>
          <w:p w14:paraId="3A0F1C5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-0.0012</w:t>
            </w:r>
          </w:p>
        </w:tc>
        <w:tc>
          <w:tcPr>
            <w:tcW w:w="939" w:type="dxa"/>
            <w:gridSpan w:val="2"/>
            <w:noWrap/>
            <w:hideMark/>
          </w:tcPr>
          <w:p w14:paraId="70C023A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0.0075</w:t>
            </w:r>
          </w:p>
        </w:tc>
        <w:tc>
          <w:tcPr>
            <w:tcW w:w="939" w:type="dxa"/>
            <w:gridSpan w:val="2"/>
            <w:noWrap/>
            <w:hideMark/>
          </w:tcPr>
          <w:p w14:paraId="1623BD65"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0.0462</w:t>
            </w:r>
          </w:p>
        </w:tc>
        <w:tc>
          <w:tcPr>
            <w:tcW w:w="939" w:type="dxa"/>
            <w:gridSpan w:val="2"/>
            <w:noWrap/>
            <w:hideMark/>
          </w:tcPr>
          <w:p w14:paraId="7425805D"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0.0474</w:t>
            </w:r>
          </w:p>
        </w:tc>
        <w:tc>
          <w:tcPr>
            <w:tcW w:w="969" w:type="dxa"/>
            <w:gridSpan w:val="2"/>
            <w:noWrap/>
            <w:hideMark/>
          </w:tcPr>
          <w:p w14:paraId="5DBA643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0.3059</w:t>
            </w:r>
          </w:p>
        </w:tc>
      </w:tr>
    </w:tbl>
    <w:p w14:paraId="2B773882"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0A0344FA" wp14:editId="3A79EFE8">
            <wp:extent cx="5943600" cy="1748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8790"/>
                    </a:xfrm>
                    <a:prstGeom prst="rect">
                      <a:avLst/>
                    </a:prstGeom>
                  </pic:spPr>
                </pic:pic>
              </a:graphicData>
            </a:graphic>
          </wp:inline>
        </w:drawing>
      </w:r>
    </w:p>
    <w:p w14:paraId="17BFA56D"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72F55CE3" wp14:editId="49F966DA">
            <wp:extent cx="5943600" cy="1349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9375"/>
                    </a:xfrm>
                    <a:prstGeom prst="rect">
                      <a:avLst/>
                    </a:prstGeom>
                  </pic:spPr>
                </pic:pic>
              </a:graphicData>
            </a:graphic>
          </wp:inline>
        </w:drawing>
      </w:r>
    </w:p>
    <w:p w14:paraId="2E3A040A" w14:textId="68EE5291"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ensure that the </w:t>
      </w:r>
      <w:r w:rsidR="007B6673">
        <w:rPr>
          <w:rFonts w:ascii="Times New Roman" w:hAnsi="Times New Roman" w:cs="Times New Roman"/>
          <w:sz w:val="24"/>
          <w:szCs w:val="24"/>
        </w:rPr>
        <w:t xml:space="preserve">mean and </w:t>
      </w:r>
      <w:r w:rsidRPr="001A40BB">
        <w:rPr>
          <w:rFonts w:ascii="Times New Roman" w:hAnsi="Times New Roman" w:cs="Times New Roman"/>
          <w:sz w:val="24"/>
          <w:szCs w:val="24"/>
        </w:rPr>
        <w:t xml:space="preserve">variance </w:t>
      </w:r>
      <w:r w:rsidR="007B6673">
        <w:rPr>
          <w:rFonts w:ascii="Times New Roman" w:hAnsi="Times New Roman" w:cs="Times New Roman"/>
          <w:sz w:val="24"/>
          <w:szCs w:val="24"/>
        </w:rPr>
        <w:t>are</w:t>
      </w:r>
      <w:r w:rsidRPr="001A40BB">
        <w:rPr>
          <w:rFonts w:ascii="Times New Roman" w:hAnsi="Times New Roman" w:cs="Times New Roman"/>
          <w:sz w:val="24"/>
          <w:szCs w:val="24"/>
        </w:rPr>
        <w:t xml:space="preserve"> not an artifact of the rendering, an experiment was performed to determine the expected accuracy of the Harris Corner detector.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1000 Simulated checkerboard patterns were generated with random rotations, translations, and skew to create a synthetic image dataset.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known coordinates of the corners were compared to the coordinates calculated with the Harris Corner feature detector, and the results are shown in in </w:t>
      </w:r>
      <w:r w:rsidR="00560F97">
        <w:rPr>
          <w:rFonts w:ascii="Times New Roman" w:hAnsi="Times New Roman" w:cs="Times New Roman"/>
          <w:sz w:val="24"/>
          <w:szCs w:val="24"/>
        </w:rPr>
        <w:t>Table 2</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commentRangeStart w:id="132"/>
      <w:commentRangeStart w:id="133"/>
      <w:r w:rsidRPr="001A40BB">
        <w:rPr>
          <w:rFonts w:ascii="Times New Roman" w:hAnsi="Times New Roman" w:cs="Times New Roman"/>
          <w:sz w:val="24"/>
          <w:szCs w:val="24"/>
        </w:rPr>
        <w:t>From these results, the hypothesis that the variance of the rendered image coordinate error is statistically different than the variance of the simulated image coordinate error is rejected.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Therefore, all the variance can be statistically attributed to the Harris Feature Corner detection algorithm, rather than the render engine.</w:t>
      </w:r>
      <w:commentRangeEnd w:id="132"/>
      <w:r w:rsidR="004730E3">
        <w:rPr>
          <w:rStyle w:val="CommentReference"/>
        </w:rPr>
        <w:commentReference w:id="132"/>
      </w:r>
      <w:commentRangeEnd w:id="133"/>
      <w:r w:rsidR="00362220">
        <w:rPr>
          <w:rStyle w:val="CommentReference"/>
        </w:rPr>
        <w:commentReference w:id="133"/>
      </w:r>
    </w:p>
    <w:p w14:paraId="02B9CB61" w14:textId="77777777" w:rsidR="007A2571" w:rsidRPr="001A40BB" w:rsidRDefault="007A2571" w:rsidP="00993EBE">
      <w:pPr>
        <w:pStyle w:val="Heading2"/>
      </w:pPr>
      <w:r w:rsidRPr="001A40BB">
        <w:t>Point Spread Function</w:t>
      </w:r>
    </w:p>
    <w:p w14:paraId="2CBBF040" w14:textId="2B1BE14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validation experiment ensures that there is no </w:t>
      </w:r>
      <w:r w:rsidR="00362220">
        <w:rPr>
          <w:rFonts w:ascii="Times New Roman" w:hAnsi="Times New Roman" w:cs="Times New Roman"/>
          <w:sz w:val="24"/>
          <w:szCs w:val="24"/>
        </w:rPr>
        <w:t xml:space="preserve">unintended </w:t>
      </w:r>
      <w:r w:rsidRPr="001A40BB">
        <w:rPr>
          <w:rFonts w:ascii="Times New Roman" w:hAnsi="Times New Roman" w:cs="Times New Roman"/>
          <w:sz w:val="24"/>
          <w:szCs w:val="24"/>
        </w:rPr>
        <w:t>blurring applied to the rendered image.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Specifically, this test determines that the point spread function of the rendered imagery is a unit impulse.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performed by simulating a white circular plane placed at a distance and size such that it exists in only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should therefore only contain white in the one pixel and not be blurred into any other</w:t>
      </w:r>
      <w:r w:rsidR="007B6673">
        <w:rPr>
          <w:rFonts w:ascii="Times New Roman" w:hAnsi="Times New Roman" w:cs="Times New Roman"/>
          <w:sz w:val="24"/>
          <w:szCs w:val="24"/>
        </w:rPr>
        <w:t xml:space="preserve"> background</w:t>
      </w:r>
      <w:r w:rsidRPr="001A40BB">
        <w:rPr>
          <w:rFonts w:ascii="Times New Roman" w:hAnsi="Times New Roman" w:cs="Times New Roman"/>
          <w:sz w:val="24"/>
          <w:szCs w:val="24"/>
        </w:rPr>
        <w:t xml:space="preserv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particularly important when antialiasing is performed, as the supersampling pattern and filter used to combine the samples can sometimes create a blurring effect.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For example, the default antialiasing in blender uses a "distributed jitter" pattern and the Mitchel-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 which uses supersampled values from neighboring pixels to calculate a pixel value.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effect can be seen in </w:t>
      </w:r>
      <w:r w:rsidR="007B6673">
        <w:rPr>
          <w:rFonts w:ascii="Times New Roman" w:hAnsi="Times New Roman" w:cs="Times New Roman"/>
          <w:sz w:val="24"/>
          <w:szCs w:val="24"/>
        </w:rPr>
        <w:t>Figure 2</w:t>
      </w:r>
      <w:r w:rsidRPr="001A40BB">
        <w:rPr>
          <w:rFonts w:ascii="Times New Roman" w:hAnsi="Times New Roman" w:cs="Times New Roman"/>
          <w:sz w:val="24"/>
          <w:szCs w:val="24"/>
        </w:rPr>
        <w:t xml:space="preserve">, where the intensity of the white plane is </w:t>
      </w:r>
      <w:r w:rsidR="007B6673">
        <w:rPr>
          <w:rFonts w:ascii="Times New Roman" w:hAnsi="Times New Roman" w:cs="Times New Roman"/>
          <w:sz w:val="24"/>
          <w:szCs w:val="24"/>
        </w:rPr>
        <w:t>influenced all</w:t>
      </w:r>
      <w:r w:rsidRPr="001A40BB">
        <w:rPr>
          <w:rFonts w:ascii="Times New Roman" w:hAnsi="Times New Roman" w:cs="Times New Roman"/>
          <w:sz w:val="24"/>
          <w:szCs w:val="24"/>
        </w:rPr>
        <w:t xml:space="preserve"> eight of the neighboring pixels, even though the </w:t>
      </w:r>
      <w:r w:rsidR="007B6673">
        <w:rPr>
          <w:rFonts w:ascii="Times New Roman" w:hAnsi="Times New Roman" w:cs="Times New Roman"/>
          <w:sz w:val="24"/>
          <w:szCs w:val="24"/>
        </w:rPr>
        <w:t>plane</w:t>
      </w:r>
      <w:r w:rsidRPr="001A40BB">
        <w:rPr>
          <w:rFonts w:ascii="Times New Roman" w:hAnsi="Times New Roman" w:cs="Times New Roman"/>
          <w:sz w:val="24"/>
          <w:szCs w:val="24"/>
        </w:rPr>
        <w:t xml:space="preserve"> should only be visible in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this photogrammetric inaccuracy is minimal, the error could propagate into the resultant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pointcloud especially when fine scale textures with high gradient</w:t>
      </w:r>
      <w:r w:rsidR="007B6673">
        <w:rPr>
          <w:rFonts w:ascii="Times New Roman" w:hAnsi="Times New Roman" w:cs="Times New Roman"/>
          <w:sz w:val="24"/>
          <w:szCs w:val="24"/>
        </w:rPr>
        <w:t>s</w:t>
      </w:r>
      <w:r w:rsidRPr="001A40BB">
        <w:rPr>
          <w:rFonts w:ascii="Times New Roman" w:hAnsi="Times New Roman" w:cs="Times New Roman"/>
          <w:sz w:val="24"/>
          <w:szCs w:val="24"/>
        </w:rPr>
        <w:t xml:space="preserve"> are used.</w:t>
      </w:r>
    </w:p>
    <w:p w14:paraId="40FCA0F1"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FEB92BB" wp14:editId="0B691276">
            <wp:extent cx="5943600" cy="246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1260"/>
                    </a:xfrm>
                    <a:prstGeom prst="rect">
                      <a:avLst/>
                    </a:prstGeom>
                  </pic:spPr>
                </pic:pic>
              </a:graphicData>
            </a:graphic>
          </wp:inline>
        </w:drawing>
      </w:r>
    </w:p>
    <w:p w14:paraId="36B7184A" w14:textId="70DBB94B"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point spread function of the Blender Internal Render Engine, a sensor and scene are set up such that the geometry of the circular plane is only captured with one pixel in the render of a 5x5 pixel image.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experiment ensures that any other pixels that contain </w:t>
      </w:r>
      <w:r w:rsidR="007B6673">
        <w:rPr>
          <w:rFonts w:ascii="Times New Roman" w:hAnsi="Times New Roman" w:cs="Times New Roman"/>
          <w:sz w:val="24"/>
          <w:szCs w:val="24"/>
        </w:rPr>
        <w:t>values different than the b</w:t>
      </w:r>
      <w:r w:rsidR="00560F97">
        <w:rPr>
          <w:rFonts w:ascii="Times New Roman" w:hAnsi="Times New Roman" w:cs="Times New Roman"/>
          <w:sz w:val="24"/>
          <w:szCs w:val="24"/>
        </w:rPr>
        <w:t>ackground digital number of 128</w:t>
      </w:r>
      <w:r w:rsidRPr="001A40BB">
        <w:rPr>
          <w:rFonts w:ascii="Times New Roman" w:hAnsi="Times New Roman" w:cs="Times New Roman"/>
          <w:sz w:val="24"/>
          <w:szCs w:val="24"/>
        </w:rPr>
        <w:t xml:space="preserve"> are an artifact of the rendering.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Rendered imagery is shown with and without antialiasing</w:t>
      </w:r>
      <w:r w:rsidR="007B6673">
        <w:rPr>
          <w:rFonts w:ascii="Times New Roman" w:hAnsi="Times New Roman" w:cs="Times New Roman"/>
          <w:sz w:val="24"/>
          <w:szCs w:val="24"/>
        </w:rPr>
        <w:t xml:space="preserve"> in Figure 2</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antialiasing used is the default settings for the Blender Internal Render Engine (8 Samples, Mitchell-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with no antialiasing contains no blurring of the image, while the antialiased image contains a slight amount of blurring.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proofErr w:type="spellStart"/>
      <w:r w:rsidRPr="001A40BB">
        <w:rPr>
          <w:rFonts w:ascii="Times New Roman" w:hAnsi="Times New Roman" w:cs="Times New Roman"/>
          <w:sz w:val="24"/>
          <w:szCs w:val="24"/>
        </w:rPr>
        <w:t>antialiased</w:t>
      </w:r>
      <w:proofErr w:type="spellEnd"/>
      <w:r w:rsidRPr="001A40BB">
        <w:rPr>
          <w:rFonts w:ascii="Times New Roman" w:hAnsi="Times New Roman" w:cs="Times New Roman"/>
          <w:sz w:val="24"/>
          <w:szCs w:val="24"/>
        </w:rPr>
        <w:t xml:space="preserve"> imagery </w:t>
      </w:r>
      <w:proofErr w:type="spellStart"/>
      <w:r w:rsidR="007B6673">
        <w:rPr>
          <w:rFonts w:ascii="Times New Roman" w:hAnsi="Times New Roman" w:cs="Times New Roman"/>
          <w:sz w:val="24"/>
          <w:szCs w:val="24"/>
        </w:rPr>
        <w:t>supersamples</w:t>
      </w:r>
      <w:proofErr w:type="spellEnd"/>
      <w:r w:rsidR="007B6673">
        <w:rPr>
          <w:rFonts w:ascii="Times New Roman" w:hAnsi="Times New Roman" w:cs="Times New Roman"/>
          <w:sz w:val="24"/>
          <w:szCs w:val="24"/>
        </w:rPr>
        <w:t xml:space="preserve"> the scene and </w:t>
      </w:r>
      <w:r w:rsidRPr="001A40BB">
        <w:rPr>
          <w:rFonts w:ascii="Times New Roman" w:hAnsi="Times New Roman" w:cs="Times New Roman"/>
          <w:sz w:val="24"/>
          <w:szCs w:val="24"/>
        </w:rPr>
        <w:t xml:space="preserve">renders a smoother, more </w:t>
      </w:r>
      <w:r w:rsidR="00560F97" w:rsidRPr="001A40BB">
        <w:rPr>
          <w:rFonts w:ascii="Times New Roman" w:hAnsi="Times New Roman" w:cs="Times New Roman"/>
          <w:sz w:val="24"/>
          <w:szCs w:val="24"/>
        </w:rPr>
        <w:t>photorealistic</w:t>
      </w:r>
      <w:r w:rsidRPr="001A40BB">
        <w:rPr>
          <w:rFonts w:ascii="Times New Roman" w:hAnsi="Times New Roman" w:cs="Times New Roman"/>
          <w:sz w:val="24"/>
          <w:szCs w:val="24"/>
        </w:rPr>
        <w:t xml:space="preserve"> imagery, </w:t>
      </w:r>
      <w:commentRangeStart w:id="134"/>
      <w:r w:rsidRPr="001A40BB">
        <w:rPr>
          <w:rFonts w:ascii="Times New Roman" w:hAnsi="Times New Roman" w:cs="Times New Roman"/>
          <w:sz w:val="24"/>
          <w:szCs w:val="24"/>
        </w:rPr>
        <w:t>and is deemed to be suitable for experimentation.</w:t>
      </w:r>
      <w:commentRangeEnd w:id="134"/>
      <w:r w:rsidR="007B6673">
        <w:rPr>
          <w:rStyle w:val="CommentReference"/>
        </w:rPr>
        <w:commentReference w:id="134"/>
      </w:r>
    </w:p>
    <w:p w14:paraId="292BA773" w14:textId="77777777" w:rsidR="007A2571" w:rsidRPr="001A40BB" w:rsidRDefault="007A2571" w:rsidP="00993EBE">
      <w:pPr>
        <w:pStyle w:val="Heading2"/>
      </w:pPr>
      <w:r w:rsidRPr="001A40BB">
        <w:t>Texture Resolution</w:t>
      </w:r>
    </w:p>
    <w:p w14:paraId="110692FD" w14:textId="38606B2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final validation experiment ensures that any textures applied to the objects in the scene are applied in a manner which maintains the resolution of the imagery</w:t>
      </w:r>
      <w:r w:rsidR="007B6673">
        <w:rPr>
          <w:rFonts w:ascii="Times New Roman" w:hAnsi="Times New Roman" w:cs="Times New Roman"/>
          <w:sz w:val="24"/>
          <w:szCs w:val="24"/>
        </w:rPr>
        <w:t xml:space="preserve"> without and compression or subsampling</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validation experiment is performed by </w:t>
      </w:r>
      <w:r w:rsidR="007B6673">
        <w:rPr>
          <w:rFonts w:ascii="Times New Roman" w:hAnsi="Times New Roman" w:cs="Times New Roman"/>
          <w:sz w:val="24"/>
          <w:szCs w:val="24"/>
        </w:rPr>
        <w:t>applying</w:t>
      </w:r>
      <w:r w:rsidRPr="001A40BB">
        <w:rPr>
          <w:rFonts w:ascii="Times New Roman" w:hAnsi="Times New Roman" w:cs="Times New Roman"/>
          <w:sz w:val="24"/>
          <w:szCs w:val="24"/>
        </w:rPr>
        <w:t xml:space="preserve"> a texture on a flat plane and rendering an image that contains a small number of the texture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By qualitatively looking at the image, it should be clear that the desired number of pixels are in the frame, and no smoothing is being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When rendering textures in computer graphics there is an option to perform interpolation of the texture, which yields a smoother texture.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An example of a texture with and without interpolation is shown in Figure </w:t>
      </w:r>
      <w:r w:rsidR="007B6673">
        <w:rPr>
          <w:rFonts w:ascii="Times New Roman" w:hAnsi="Times New Roman" w:cs="Times New Roman"/>
          <w:sz w:val="24"/>
          <w:szCs w:val="24"/>
        </w:rPr>
        <w:t>3</w:t>
      </w:r>
      <w:r w:rsidRPr="001A40BB">
        <w:rPr>
          <w:rFonts w:ascii="Times New Roman" w:hAnsi="Times New Roman" w:cs="Times New Roman"/>
          <w:sz w:val="24"/>
          <w:szCs w:val="24"/>
        </w:rPr>
        <w:t xml:space="preserve">. </w:t>
      </w:r>
    </w:p>
    <w:p w14:paraId="4441BBC4" w14:textId="1BCDD044"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texture resolution of the Blender Internal Render Engine a black and white checkerboard pattern where each checkerboard square is 1x1 texel is applied to a flat plane such that each texel represents a 10cm x 10cm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An image is rendered using a focal length and sensor size such that each texel is captured by 100 x 100 pixels</w:t>
      </w:r>
      <w:r w:rsidR="007B6673">
        <w:rPr>
          <w:rFonts w:ascii="Times New Roman" w:hAnsi="Times New Roman" w:cs="Times New Roman"/>
          <w:sz w:val="24"/>
          <w:szCs w:val="24"/>
        </w:rPr>
        <w:t>, as shown in Figure 3 with and without interpolation.</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The rendered images in Figure 3 are</w:t>
      </w:r>
      <w:r w:rsidRPr="001A40BB">
        <w:rPr>
          <w:rFonts w:ascii="Times New Roman" w:hAnsi="Times New Roman" w:cs="Times New Roman"/>
          <w:sz w:val="24"/>
          <w:szCs w:val="24"/>
        </w:rPr>
        <w:t xml:space="preserve"> qualitatively observed </w:t>
      </w:r>
      <w:r w:rsidR="007B6673">
        <w:rPr>
          <w:rFonts w:ascii="Times New Roman" w:hAnsi="Times New Roman" w:cs="Times New Roman"/>
          <w:sz w:val="24"/>
          <w:szCs w:val="24"/>
        </w:rPr>
        <w:t xml:space="preserve">and it was determined </w:t>
      </w:r>
      <w:r w:rsidRPr="001A40BB">
        <w:rPr>
          <w:rFonts w:ascii="Times New Roman" w:hAnsi="Times New Roman" w:cs="Times New Roman"/>
          <w:sz w:val="24"/>
          <w:szCs w:val="24"/>
        </w:rPr>
        <w:t xml:space="preserve">that the </w:t>
      </w:r>
      <w:r w:rsidR="007B6673">
        <w:rPr>
          <w:rFonts w:ascii="Times New Roman" w:hAnsi="Times New Roman" w:cs="Times New Roman"/>
          <w:sz w:val="24"/>
          <w:szCs w:val="24"/>
        </w:rPr>
        <w:t>rendering has not subsampled or compressed the texture image</w:t>
      </w:r>
      <w:r w:rsidRPr="001A40BB">
        <w:rPr>
          <w:rFonts w:ascii="Times New Roman" w:hAnsi="Times New Roman" w:cs="Times New Roman"/>
          <w:sz w:val="24"/>
          <w:szCs w:val="24"/>
        </w:rPr>
        <w:t>.</w:t>
      </w:r>
    </w:p>
    <w:p w14:paraId="28CD2F76"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58F5FC87" wp14:editId="6FE5A1B4">
            <wp:extent cx="5943600" cy="2666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66365"/>
                    </a:xfrm>
                    <a:prstGeom prst="rect">
                      <a:avLst/>
                    </a:prstGeom>
                  </pic:spPr>
                </pic:pic>
              </a:graphicData>
            </a:graphic>
          </wp:inline>
        </w:drawing>
      </w:r>
    </w:p>
    <w:p w14:paraId="62A292DD" w14:textId="77777777" w:rsidR="007A2571" w:rsidRPr="001A40BB" w:rsidRDefault="007A2571" w:rsidP="00993EBE">
      <w:pPr>
        <w:pStyle w:val="Heading2"/>
      </w:pPr>
      <w:r w:rsidRPr="001A40BB">
        <w:t>Use Case Demonstration</w:t>
      </w:r>
    </w:p>
    <w:p w14:paraId="11E90FB0" w14:textId="5BAC13DC" w:rsidR="007A2571" w:rsidRDefault="007A2571" w:rsidP="004B1D62">
      <w:pPr>
        <w:spacing w:line="240" w:lineRule="auto"/>
        <w:ind w:firstLine="720"/>
        <w:rPr>
          <w:ins w:id="135" w:author="Richie" w:date="2017-02-08T15:23:00Z"/>
          <w:rFonts w:ascii="Times New Roman" w:hAnsi="Times New Roman" w:cs="Times New Roman"/>
          <w:sz w:val="24"/>
          <w:szCs w:val="24"/>
        </w:rPr>
      </w:pPr>
      <w:r w:rsidRPr="001A40BB">
        <w:rPr>
          <w:rFonts w:ascii="Times New Roman" w:hAnsi="Times New Roman" w:cs="Times New Roman"/>
          <w:sz w:val="24"/>
          <w:szCs w:val="24"/>
        </w:rPr>
        <w:t xml:space="preserve">An example experiment was generated as a proof of concept to demonstrate a potential workflow for testing the effect of various independent variables on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experiment specifically is generated to observe how the dense reconstruction quality setting in </w:t>
      </w:r>
      <w:commentRangeStart w:id="136"/>
      <w:proofErr w:type="spellStart"/>
      <w:r w:rsidRPr="001A40BB">
        <w:rPr>
          <w:rFonts w:ascii="Times New Roman" w:hAnsi="Times New Roman" w:cs="Times New Roman"/>
          <w:sz w:val="24"/>
          <w:szCs w:val="24"/>
        </w:rPr>
        <w:t>Agisoft</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Photoscan</w:t>
      </w:r>
      <w:proofErr w:type="spellEnd"/>
      <w:r w:rsidRPr="001A40BB">
        <w:rPr>
          <w:rFonts w:ascii="Times New Roman" w:hAnsi="Times New Roman" w:cs="Times New Roman"/>
          <w:sz w:val="24"/>
          <w:szCs w:val="24"/>
        </w:rPr>
        <w:t xml:space="preserve"> </w:t>
      </w:r>
      <w:r w:rsidR="00327472">
        <w:rPr>
          <w:rFonts w:ascii="Times New Roman" w:hAnsi="Times New Roman" w:cs="Times New Roman"/>
          <w:sz w:val="24"/>
          <w:szCs w:val="24"/>
        </w:rPr>
        <w:t xml:space="preserve">Pro </w:t>
      </w:r>
      <w:commentRangeEnd w:id="136"/>
      <w:r w:rsidR="00327472">
        <w:rPr>
          <w:rStyle w:val="CommentReference"/>
        </w:rPr>
        <w:commentReference w:id="136"/>
      </w:r>
      <w:ins w:id="137" w:author="Richie" w:date="2017-02-08T16:18:00Z">
        <w:r w:rsidR="00F25B7B">
          <w:rPr>
            <w:rFonts w:ascii="Times New Roman" w:hAnsi="Times New Roman" w:cs="Times New Roman"/>
            <w:sz w:val="24"/>
            <w:szCs w:val="24"/>
          </w:rPr>
          <w:fldChar w:fldCharType="begin" w:fldLock="1"/>
        </w:r>
      </w:ins>
      <w:r w:rsidR="00F25B7B">
        <w:rPr>
          <w:rFonts w:ascii="Times New Roman" w:hAnsi="Times New Roman" w:cs="Times New Roman"/>
          <w:sz w:val="24"/>
          <w:szCs w:val="24"/>
        </w:rPr>
        <w:instrText>ADDIN CSL_CITATION { "citationItems" : [ { "id" : "ITEM-1", "itemData" : { "id" : "ITEM-1", "issued" : { "date-parts" : [ [ "0" ] ] }, "title" : "Agisoft Photoscan Pro (1.2.6)", "type" : "article" }, "uris" : [ "http://www.mendeley.com/documents/?uuid=4e61f52f-98fa-46e0-b121-dc3f1aeab494" ] } ], "mendeley" : { "formattedCitation" : "(\u201cAgisoft Photoscan Pro (1.2.6),\u201d n.d.)", "plainTextFormattedCitation" : "(\u201cAgisoft Photoscan Pro (1.2.6),\u201d n.d.)", "previouslyFormattedCitation" : "(\u201cAgisoft Photoscan Pro (1.2.6),\u201d n.d.)"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F25B7B" w:rsidRPr="00F25B7B">
        <w:rPr>
          <w:rFonts w:ascii="Times New Roman" w:hAnsi="Times New Roman" w:cs="Times New Roman"/>
          <w:noProof/>
          <w:sz w:val="24"/>
          <w:szCs w:val="24"/>
        </w:rPr>
        <w:t>(“Agisoft Photoscan Pro (1.2.6),” n.d.)</w:t>
      </w:r>
      <w:ins w:id="138" w:author="Richie" w:date="2017-02-08T16:18:00Z">
        <w:r w:rsidR="00F25B7B">
          <w:rPr>
            <w:rFonts w:ascii="Times New Roman" w:hAnsi="Times New Roman" w:cs="Times New Roman"/>
            <w:sz w:val="24"/>
            <w:szCs w:val="24"/>
          </w:rPr>
          <w:fldChar w:fldCharType="end"/>
        </w:r>
        <w:r w:rsidR="00F25B7B">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effects the dense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dense reconstruction quality setting in Photoscan is used to downsample the image prior to MVS processing</w:t>
      </w:r>
      <w:ins w:id="139" w:author="Richie" w:date="2017-02-08T16:19:00Z">
        <w:r w:rsidR="00F25B7B">
          <w:rPr>
            <w:rFonts w:ascii="Times New Roman" w:hAnsi="Times New Roman" w:cs="Times New Roman"/>
            <w:sz w:val="24"/>
            <w:szCs w:val="24"/>
          </w:rPr>
          <w:fldChar w:fldCharType="begin" w:fldLock="1"/>
        </w:r>
      </w:ins>
      <w:r w:rsidR="0034401A">
        <w:rPr>
          <w:rFonts w:ascii="Times New Roman" w:hAnsi="Times New Roman" w:cs="Times New Roman"/>
          <w:sz w:val="24"/>
          <w:szCs w:val="24"/>
        </w:rPr>
        <w:instrText>ADDIN CSL_CITATION { "citationItems" : [ { "id" : "ITEM-1", "itemData" : { "URL" : "http://www.agisoft.com/downloads/user-manuals/", "abstract" : "Agisoft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 "author" : [ { "dropping-particle" : "", "family" : "Agisoft LLC", "given" : "", "non-dropping-particle" : "", "parse-names" : false, "suffix" : "" } ], "container-title" : "User Manuals", "id" : "ITEM-1", "issued" : { "date-parts" : [ [ "2016" ] ] }, "page" : "97", "title" : "Agisoft PhotoScan User Manual : Professional Edition, Version 1.2", "type" : "webpage" }, "uris" : [ "http://www.mendeley.com/documents/?uuid=219d5a58-3e55-4019-9d28-0e08d10dcb5d" ] } ], "mendeley" : { "formattedCitation" : "(Agisoft LLC, 2016)", "plainTextFormattedCitation" : "(Agisoft LLC, 2016)", "previouslyFormattedCitation" : "(Agisoft LLC, 2016)"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F25B7B" w:rsidRPr="00F25B7B">
        <w:rPr>
          <w:rFonts w:ascii="Times New Roman" w:hAnsi="Times New Roman" w:cs="Times New Roman"/>
          <w:noProof/>
          <w:sz w:val="24"/>
          <w:szCs w:val="24"/>
        </w:rPr>
        <w:t>(</w:t>
      </w:r>
      <w:proofErr w:type="spellStart"/>
      <w:r w:rsidR="00F25B7B" w:rsidRPr="00F25B7B">
        <w:rPr>
          <w:rFonts w:ascii="Times New Roman" w:hAnsi="Times New Roman" w:cs="Times New Roman"/>
          <w:noProof/>
          <w:sz w:val="24"/>
          <w:szCs w:val="24"/>
        </w:rPr>
        <w:t>Agisoft</w:t>
      </w:r>
      <w:proofErr w:type="spellEnd"/>
      <w:r w:rsidR="00F25B7B" w:rsidRPr="00F25B7B">
        <w:rPr>
          <w:rFonts w:ascii="Times New Roman" w:hAnsi="Times New Roman" w:cs="Times New Roman"/>
          <w:noProof/>
          <w:sz w:val="24"/>
          <w:szCs w:val="24"/>
        </w:rPr>
        <w:t xml:space="preserve"> LLC, 2016)</w:t>
      </w:r>
      <w:ins w:id="140" w:author="Richie" w:date="2017-02-08T16:19:00Z">
        <w:r w:rsidR="00F25B7B">
          <w:rPr>
            <w:rFonts w:ascii="Times New Roman" w:hAnsi="Times New Roman" w:cs="Times New Roman"/>
            <w:sz w:val="24"/>
            <w:szCs w:val="24"/>
          </w:rPr>
          <w:fldChar w:fldCharType="end"/>
        </w:r>
      </w:ins>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percentage of image downsampling is shown in Table 6.</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w:t>
      </w:r>
      <w:r w:rsidR="00327472">
        <w:rPr>
          <w:rFonts w:ascii="Times New Roman" w:hAnsi="Times New Roman" w:cs="Times New Roman"/>
          <w:sz w:val="24"/>
          <w:szCs w:val="24"/>
        </w:rPr>
        <w:t xml:space="preserve">from this experiment </w:t>
      </w:r>
      <w:r w:rsidRPr="001A40BB">
        <w:rPr>
          <w:rFonts w:ascii="Times New Roman" w:hAnsi="Times New Roman" w:cs="Times New Roman"/>
          <w:sz w:val="24"/>
          <w:szCs w:val="24"/>
        </w:rPr>
        <w:t>suggest that a higher quality dense reconstruction setting will generate more accurate results</w:t>
      </w:r>
      <w:r w:rsidR="00327472">
        <w:rPr>
          <w:rFonts w:ascii="Times New Roman" w:hAnsi="Times New Roman" w:cs="Times New Roman"/>
          <w:sz w:val="24"/>
          <w:szCs w:val="24"/>
        </w:rPr>
        <w:t xml:space="preserve">, which agrees with the stated expectation in the </w:t>
      </w:r>
      <w:proofErr w:type="spellStart"/>
      <w:r w:rsidR="00327472">
        <w:rPr>
          <w:rFonts w:ascii="Times New Roman" w:hAnsi="Times New Roman" w:cs="Times New Roman"/>
          <w:sz w:val="24"/>
          <w:szCs w:val="24"/>
        </w:rPr>
        <w:t>Agisoft</w:t>
      </w:r>
      <w:proofErr w:type="spellEnd"/>
      <w:r w:rsidR="00327472">
        <w:rPr>
          <w:rFonts w:ascii="Times New Roman" w:hAnsi="Times New Roman" w:cs="Times New Roman"/>
          <w:sz w:val="24"/>
          <w:szCs w:val="24"/>
        </w:rPr>
        <w:t xml:space="preserve"> </w:t>
      </w:r>
      <w:proofErr w:type="spellStart"/>
      <w:r w:rsidR="00327472">
        <w:rPr>
          <w:rFonts w:ascii="Times New Roman" w:hAnsi="Times New Roman" w:cs="Times New Roman"/>
          <w:sz w:val="24"/>
          <w:szCs w:val="24"/>
        </w:rPr>
        <w:t>Photoscan</w:t>
      </w:r>
      <w:proofErr w:type="spellEnd"/>
      <w:r w:rsidR="00327472">
        <w:rPr>
          <w:rFonts w:ascii="Times New Roman" w:hAnsi="Times New Roman" w:cs="Times New Roman"/>
          <w:sz w:val="24"/>
          <w:szCs w:val="24"/>
        </w:rPr>
        <w:t xml:space="preserve"> Pro manual.</w:t>
      </w:r>
      <w:r w:rsidR="002A5482">
        <w:rPr>
          <w:rFonts w:ascii="Times New Roman" w:hAnsi="Times New Roman" w:cs="Times New Roman"/>
          <w:sz w:val="24"/>
          <w:szCs w:val="24"/>
        </w:rPr>
        <w:t xml:space="preserve"> </w:t>
      </w:r>
      <w:ins w:id="141" w:author="Richie" w:date="2017-02-08T15:20:00Z">
        <w:r w:rsidR="002F135B">
          <w:rPr>
            <w:rFonts w:ascii="Times New Roman" w:hAnsi="Times New Roman" w:cs="Times New Roman"/>
            <w:sz w:val="24"/>
            <w:szCs w:val="24"/>
          </w:rPr>
          <w:t xml:space="preserve">The scene, texture, lighting, </w:t>
        </w:r>
      </w:ins>
      <w:ins w:id="142" w:author="Richie" w:date="2017-02-08T15:21:00Z">
        <w:r w:rsidR="002F135B">
          <w:rPr>
            <w:rFonts w:ascii="Times New Roman" w:hAnsi="Times New Roman" w:cs="Times New Roman"/>
            <w:sz w:val="24"/>
            <w:szCs w:val="24"/>
          </w:rPr>
          <w:t>camera, and camera positions were</w:t>
        </w:r>
        <w:r w:rsidR="008C7EFF">
          <w:rPr>
            <w:rFonts w:ascii="Times New Roman" w:hAnsi="Times New Roman" w:cs="Times New Roman"/>
            <w:sz w:val="24"/>
            <w:szCs w:val="24"/>
          </w:rPr>
          <w:t xml:space="preserve"> input using a custom XML schema and the Blender Python API.  The general workflow for the processing and analysis is shown in Figure </w:t>
        </w:r>
      </w:ins>
      <w:ins w:id="143" w:author="Richie" w:date="2017-02-08T15:23:00Z">
        <w:r w:rsidR="008C7EFF">
          <w:rPr>
            <w:rFonts w:ascii="Times New Roman" w:hAnsi="Times New Roman" w:cs="Times New Roman"/>
            <w:sz w:val="24"/>
            <w:szCs w:val="24"/>
          </w:rPr>
          <w:t xml:space="preserve">X. </w:t>
        </w:r>
      </w:ins>
      <w:r w:rsidR="008946A7" w:rsidRPr="001A40BB">
        <w:rPr>
          <w:rFonts w:ascii="Times New Roman" w:hAnsi="Times New Roman" w:cs="Times New Roman"/>
          <w:sz w:val="24"/>
          <w:szCs w:val="24"/>
        </w:rPr>
        <w:t xml:space="preserve">The computer used </w:t>
      </w:r>
      <w:r w:rsidR="00D76F3A">
        <w:rPr>
          <w:rFonts w:ascii="Times New Roman" w:hAnsi="Times New Roman" w:cs="Times New Roman"/>
          <w:sz w:val="24"/>
          <w:szCs w:val="24"/>
        </w:rPr>
        <w:t xml:space="preserve">to render and process the data </w:t>
      </w:r>
      <w:r w:rsidR="008946A7" w:rsidRPr="001A40BB">
        <w:rPr>
          <w:rFonts w:ascii="Times New Roman" w:hAnsi="Times New Roman" w:cs="Times New Roman"/>
          <w:sz w:val="24"/>
          <w:szCs w:val="24"/>
        </w:rPr>
        <w:t xml:space="preserve">for this experiment is a Windows 7 Desktop PC with </w:t>
      </w:r>
      <w:r w:rsidR="00560F97" w:rsidRPr="001A40BB">
        <w:rPr>
          <w:rFonts w:ascii="Times New Roman" w:hAnsi="Times New Roman" w:cs="Times New Roman"/>
          <w:sz w:val="24"/>
          <w:szCs w:val="24"/>
        </w:rPr>
        <w:t>an</w:t>
      </w:r>
      <w:r w:rsidR="008946A7" w:rsidRPr="001A40BB">
        <w:rPr>
          <w:rFonts w:ascii="Times New Roman" w:hAnsi="Times New Roman" w:cs="Times New Roman"/>
          <w:sz w:val="24"/>
          <w:szCs w:val="24"/>
        </w:rPr>
        <w:t xml:space="preserve"> Intel Xeon CPU E5-1603 @ 2.80GHz, GeForce GTX 980 Graphics card (4Gb), and 32Gb of RAM.</w:t>
      </w:r>
    </w:p>
    <w:p w14:paraId="17506A0C" w14:textId="515CEBCA" w:rsidR="008C7EFF" w:rsidRPr="001A40BB" w:rsidRDefault="008C7EFF" w:rsidP="008C7EFF">
      <w:pPr>
        <w:spacing w:line="240" w:lineRule="auto"/>
        <w:ind w:firstLine="720"/>
        <w:rPr>
          <w:rFonts w:ascii="Times New Roman" w:hAnsi="Times New Roman" w:cs="Times New Roman"/>
          <w:sz w:val="24"/>
          <w:szCs w:val="24"/>
        </w:rPr>
      </w:pPr>
      <w:commentRangeStart w:id="144"/>
      <w:ins w:id="145" w:author="Richie" w:date="2017-02-08T15:25:00Z">
        <w:r>
          <w:rPr>
            <w:noProof/>
          </w:rPr>
          <w:lastRenderedPageBreak/>
          <w:drawing>
            <wp:inline distT="0" distB="0" distL="0" distR="0" wp14:anchorId="6D9F2724" wp14:editId="46DA3CE9">
              <wp:extent cx="5943600" cy="3723772"/>
              <wp:effectExtent l="0" t="0" r="0" b="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23772"/>
                      </a:xfrm>
                      <a:prstGeom prst="rect">
                        <a:avLst/>
                      </a:prstGeom>
                      <a:noFill/>
                      <a:ln>
                        <a:noFill/>
                      </a:ln>
                    </pic:spPr>
                  </pic:pic>
                </a:graphicData>
              </a:graphic>
            </wp:inline>
          </w:drawing>
        </w:r>
      </w:ins>
      <w:commentRangeEnd w:id="144"/>
      <w:ins w:id="146" w:author="Richie" w:date="2017-02-08T16:22:00Z">
        <w:r w:rsidR="0034401A">
          <w:rPr>
            <w:rStyle w:val="CommentReference"/>
          </w:rPr>
          <w:commentReference w:id="144"/>
        </w:r>
      </w:ins>
    </w:p>
    <w:p w14:paraId="350B9FE4" w14:textId="3DBAEC60" w:rsidR="007A2571" w:rsidRPr="001A40BB" w:rsidRDefault="004225EB" w:rsidP="004B1D62">
      <w:pPr>
        <w:spacing w:line="240" w:lineRule="auto"/>
        <w:rPr>
          <w:rFonts w:ascii="Times New Roman" w:hAnsi="Times New Roman" w:cs="Times New Roman"/>
          <w:b/>
          <w:sz w:val="24"/>
          <w:szCs w:val="24"/>
        </w:rPr>
      </w:pPr>
      <w:ins w:id="147" w:author="Richie" w:date="2017-01-26T23:05:00Z">
        <w:r>
          <w:rPr>
            <w:rFonts w:ascii="Times New Roman" w:hAnsi="Times New Roman" w:cs="Times New Roman"/>
            <w:b/>
            <w:sz w:val="24"/>
            <w:szCs w:val="24"/>
          </w:rPr>
          <w:t xml:space="preserve">Use Case </w:t>
        </w:r>
      </w:ins>
      <w:commentRangeStart w:id="148"/>
      <w:commentRangeStart w:id="149"/>
      <w:r w:rsidR="007A2571" w:rsidRPr="001A40BB">
        <w:rPr>
          <w:rFonts w:ascii="Times New Roman" w:hAnsi="Times New Roman" w:cs="Times New Roman"/>
          <w:b/>
          <w:sz w:val="24"/>
          <w:szCs w:val="24"/>
        </w:rPr>
        <w:t>Experiment Design</w:t>
      </w:r>
      <w:commentRangeEnd w:id="148"/>
      <w:r w:rsidR="001E6394">
        <w:rPr>
          <w:rStyle w:val="CommentReference"/>
        </w:rPr>
        <w:commentReference w:id="148"/>
      </w:r>
      <w:commentRangeEnd w:id="149"/>
      <w:r w:rsidR="00627FFA">
        <w:rPr>
          <w:rStyle w:val="CommentReference"/>
        </w:rPr>
        <w:commentReference w:id="149"/>
      </w:r>
    </w:p>
    <w:p w14:paraId="4EB7FAED" w14:textId="5BA4D3C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200m x 200</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 square mesh was manually generated to simulate a topography with rolling hills using a 1 meter grid.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large 27</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meter cube was placed in the center of the scene to test surface reconstruction accuracy on regions with sharp corners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Ten 1m x 1m x 0.05m square, checkerboard pattern Ground Control Points (GCPs) are distributed evenly throughout the scene 0.25 meters above the ground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material of all the objects in the scene are modeled as perfect </w:t>
      </w:r>
      <w:r w:rsidR="00560F9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topographic surface was textured using a combination of two textures.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first texture is </w:t>
      </w:r>
      <w:r w:rsidR="00327472">
        <w:rPr>
          <w:rFonts w:ascii="Times New Roman" w:hAnsi="Times New Roman" w:cs="Times New Roman"/>
          <w:sz w:val="24"/>
          <w:szCs w:val="24"/>
        </w:rPr>
        <w:t>a 7200x7200 pixel aerial image</w:t>
      </w:r>
      <w:r w:rsidRPr="001A40BB">
        <w:rPr>
          <w:rFonts w:ascii="Times New Roman" w:hAnsi="Times New Roman" w:cs="Times New Roman"/>
          <w:sz w:val="24"/>
          <w:szCs w:val="24"/>
        </w:rPr>
        <w:t xml:space="preserve"> </w:t>
      </w:r>
      <w:ins w:id="150" w:author="Richie" w:date="2017-02-08T16:22:00Z">
        <w:r w:rsidR="0034401A">
          <w:rPr>
            <w:rFonts w:ascii="Times New Roman" w:hAnsi="Times New Roman" w:cs="Times New Roman"/>
            <w:sz w:val="24"/>
            <w:szCs w:val="24"/>
          </w:rPr>
          <w:fldChar w:fldCharType="begin" w:fldLock="1"/>
        </w:r>
      </w:ins>
      <w:r w:rsidR="0034401A">
        <w:rPr>
          <w:rFonts w:ascii="Times New Roman" w:hAnsi="Times New Roman" w:cs="Times New Roman"/>
          <w:sz w:val="24"/>
          <w:szCs w:val="24"/>
        </w:rPr>
        <w:instrText>ADDIN CSL_CITATION { "citationItems" : [ { "id" : "ITEM-1", "itemData" : { "URL" : "http://www.linz.govt.nz/topography/aerial-images/nztm-geo/bj36", "id" : "ITEM-1", "issued" : { "date-parts" : [ [ "0" ] ] }, "title" : "Land Information New Zealand (LINZ)", "type" : "webpage" }, "uris" : [ "http://www.mendeley.com/documents/?uuid=78f9fbf1-5f0b-4333-a6fd-ae3f1dca55d4" ] } ], "mendeley" : { "formattedCitation" : "(\u201cLand Information New Zealand (LINZ),\u201d n.d.)", "plainTextFormattedCitation" : "(\u201cLand Information New Zealand (LINZ),\u201d n.d.)" }, "properties" : { "noteIndex" : 0 }, "schema" : "https://github.com/citation-style-language/schema/raw/master/csl-citation.json" }</w:instrText>
      </w:r>
      <w:r w:rsidR="0034401A">
        <w:rPr>
          <w:rFonts w:ascii="Times New Roman" w:hAnsi="Times New Roman" w:cs="Times New Roman"/>
          <w:sz w:val="24"/>
          <w:szCs w:val="24"/>
        </w:rPr>
        <w:fldChar w:fldCharType="separate"/>
      </w:r>
      <w:r w:rsidR="0034401A" w:rsidRPr="0034401A">
        <w:rPr>
          <w:rFonts w:ascii="Times New Roman" w:hAnsi="Times New Roman" w:cs="Times New Roman"/>
          <w:noProof/>
          <w:sz w:val="24"/>
          <w:szCs w:val="24"/>
        </w:rPr>
        <w:t>(“Land Information New Zealand (LINZ),” n.d.)</w:t>
      </w:r>
      <w:ins w:id="151" w:author="Richie" w:date="2017-02-08T16:22:00Z">
        <w:r w:rsidR="0034401A">
          <w:rPr>
            <w:rFonts w:ascii="Times New Roman" w:hAnsi="Times New Roman" w:cs="Times New Roman"/>
            <w:sz w:val="24"/>
            <w:szCs w:val="24"/>
          </w:rPr>
          <w:fldChar w:fldCharType="end"/>
        </w:r>
      </w:ins>
      <w:r w:rsidRPr="001A40BB">
        <w:rPr>
          <w:rFonts w:ascii="Times New Roman" w:hAnsi="Times New Roman" w:cs="Times New Roman"/>
          <w:sz w:val="24"/>
          <w:szCs w:val="24"/>
        </w:rPr>
        <w:t xml:space="preserve">for an effective </w:t>
      </w:r>
      <w:proofErr w:type="spellStart"/>
      <w:r w:rsidRPr="001A40BB">
        <w:rPr>
          <w:rFonts w:ascii="Times New Roman" w:hAnsi="Times New Roman" w:cs="Times New Roman"/>
          <w:sz w:val="24"/>
          <w:szCs w:val="24"/>
        </w:rPr>
        <w:t>texel</w:t>
      </w:r>
      <w:proofErr w:type="spellEnd"/>
      <w:r w:rsidRPr="001A40BB">
        <w:rPr>
          <w:rFonts w:ascii="Times New Roman" w:hAnsi="Times New Roman" w:cs="Times New Roman"/>
          <w:sz w:val="24"/>
          <w:szCs w:val="24"/>
        </w:rPr>
        <w:t xml:space="preserve"> footprint of 2.78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second texture is a 3456x3456 pixel image of grass was tiled ten times in both the x and the y dimension for an effective </w:t>
      </w:r>
      <w:r w:rsidR="00327472">
        <w:rPr>
          <w:rFonts w:ascii="Times New Roman" w:hAnsi="Times New Roman" w:cs="Times New Roman"/>
          <w:sz w:val="24"/>
          <w:szCs w:val="24"/>
        </w:rPr>
        <w:t xml:space="preserve">repeating image </w:t>
      </w:r>
      <w:r w:rsidR="00560F97">
        <w:rPr>
          <w:rFonts w:ascii="Times New Roman" w:hAnsi="Times New Roman" w:cs="Times New Roman"/>
          <w:sz w:val="24"/>
          <w:szCs w:val="24"/>
        </w:rPr>
        <w:t>pattern</w:t>
      </w:r>
      <w:r w:rsidR="00327472">
        <w:rPr>
          <w:rFonts w:ascii="Times New Roman" w:hAnsi="Times New Roman" w:cs="Times New Roman"/>
          <w:sz w:val="24"/>
          <w:szCs w:val="24"/>
        </w:rPr>
        <w:t xml:space="preserve"> 34560 x 34560 pixels, and a </w:t>
      </w:r>
      <w:proofErr w:type="spellStart"/>
      <w:r w:rsidRPr="001A40BB">
        <w:rPr>
          <w:rFonts w:ascii="Times New Roman" w:hAnsi="Times New Roman" w:cs="Times New Roman"/>
          <w:sz w:val="24"/>
          <w:szCs w:val="24"/>
        </w:rPr>
        <w:t>texel</w:t>
      </w:r>
      <w:proofErr w:type="spellEnd"/>
      <w:r w:rsidRPr="001A40BB">
        <w:rPr>
          <w:rFonts w:ascii="Times New Roman" w:hAnsi="Times New Roman" w:cs="Times New Roman"/>
          <w:sz w:val="24"/>
          <w:szCs w:val="24"/>
        </w:rPr>
        <w:t xml:space="preserve"> footprint of 0.58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square on the topography.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image of grass was taken with a DSLR and manually edited to create a seamless texture for tiling</w:t>
      </w:r>
      <w:r w:rsidR="00327472">
        <w:rPr>
          <w:rFonts w:ascii="Times New Roman" w:hAnsi="Times New Roman" w:cs="Times New Roman"/>
          <w:sz w:val="24"/>
          <w:szCs w:val="24"/>
        </w:rPr>
        <w:t xml:space="preserve"> with no edge effects between tiles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aerial image and grass texture were merged together by setting the grass texture with an alpha of 0.15 and the aerial image layered beneath it with an alpha value of 1.</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cube was textured using a 3456x3456 pixel seamless image of rocks that was derived from a DSLR image taken by the authors.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resulted in an effective </w:t>
      </w:r>
      <w:proofErr w:type="spellStart"/>
      <w:r w:rsidRPr="001A40BB">
        <w:rPr>
          <w:rFonts w:ascii="Times New Roman" w:hAnsi="Times New Roman" w:cs="Times New Roman"/>
          <w:sz w:val="24"/>
          <w:szCs w:val="24"/>
        </w:rPr>
        <w:t>texel</w:t>
      </w:r>
      <w:proofErr w:type="spellEnd"/>
      <w:r w:rsidRPr="001A40BB">
        <w:rPr>
          <w:rFonts w:ascii="Times New Roman" w:hAnsi="Times New Roman" w:cs="Times New Roman"/>
          <w:sz w:val="24"/>
          <w:szCs w:val="24"/>
        </w:rPr>
        <w:t xml:space="preserve"> footprint of 0.35</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on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Each of the textures is set so that the coloring on the scene is interpolated between texels so that there are no abnormal effects on the edge of pixels.</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O</w:t>
      </w:r>
      <w:r w:rsidRPr="001A40BB">
        <w:rPr>
          <w:rFonts w:ascii="Times New Roman" w:hAnsi="Times New Roman" w:cs="Times New Roman"/>
          <w:sz w:val="24"/>
          <w:szCs w:val="24"/>
        </w:rPr>
        <w:t xml:space="preserve">blique images of </w:t>
      </w:r>
      <w:r w:rsidR="00560F97" w:rsidRPr="001A40BB">
        <w:rPr>
          <w:rFonts w:ascii="Times New Roman" w:hAnsi="Times New Roman" w:cs="Times New Roman"/>
          <w:sz w:val="24"/>
          <w:szCs w:val="24"/>
        </w:rPr>
        <w:t>each</w:t>
      </w:r>
      <w:r w:rsidRPr="001A40BB">
        <w:rPr>
          <w:rFonts w:ascii="Times New Roman" w:hAnsi="Times New Roman" w:cs="Times New Roman"/>
          <w:sz w:val="24"/>
          <w:szCs w:val="24"/>
        </w:rPr>
        <w:t xml:space="preserve"> object in the scene are shown in </w:t>
      </w:r>
      <w:r w:rsidR="008946A7">
        <w:rPr>
          <w:rFonts w:ascii="Times New Roman" w:hAnsi="Times New Roman" w:cs="Times New Roman"/>
          <w:sz w:val="24"/>
          <w:szCs w:val="24"/>
        </w:rPr>
        <w:t>Figure 4</w:t>
      </w:r>
      <w:r w:rsidRPr="001A40BB">
        <w:rPr>
          <w:rFonts w:ascii="Times New Roman" w:hAnsi="Times New Roman" w:cs="Times New Roman"/>
          <w:sz w:val="24"/>
          <w:szCs w:val="24"/>
        </w:rPr>
        <w:t xml:space="preserve">. </w:t>
      </w:r>
    </w:p>
    <w:p w14:paraId="0322309D" w14:textId="1E3535F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scene was illuminated using a "Sun" style of lamp in </w:t>
      </w:r>
      <w:r w:rsidR="001E6394" w:rsidRPr="001A40BB">
        <w:rPr>
          <w:rFonts w:ascii="Times New Roman" w:hAnsi="Times New Roman" w:cs="Times New Roman"/>
          <w:sz w:val="24"/>
          <w:szCs w:val="24"/>
        </w:rPr>
        <w:t>Bl</w:t>
      </w:r>
      <w:r w:rsidR="001E6394">
        <w:rPr>
          <w:rFonts w:ascii="Times New Roman" w:hAnsi="Times New Roman" w:cs="Times New Roman"/>
          <w:sz w:val="24"/>
          <w:szCs w:val="24"/>
        </w:rPr>
        <w:t>e</w:t>
      </w:r>
      <w:r w:rsidR="001E6394" w:rsidRPr="001A40BB">
        <w:rPr>
          <w:rFonts w:ascii="Times New Roman" w:hAnsi="Times New Roman" w:cs="Times New Roman"/>
          <w:sz w:val="24"/>
          <w:szCs w:val="24"/>
        </w:rPr>
        <w:t>nder</w:t>
      </w:r>
      <w:r w:rsidRPr="001A40BB">
        <w:rPr>
          <w:rFonts w:ascii="Times New Roman" w:hAnsi="Times New Roman" w:cs="Times New Roman"/>
          <w:sz w:val="24"/>
          <w:szCs w:val="24"/>
        </w:rPr>
        <w:t xml:space="preserve">, where </w:t>
      </w:r>
      <w:r w:rsidR="00560F97" w:rsidRPr="001A40BB">
        <w:rPr>
          <w:rFonts w:ascii="Times New Roman" w:hAnsi="Times New Roman" w:cs="Times New Roman"/>
          <w:sz w:val="24"/>
          <w:szCs w:val="24"/>
        </w:rPr>
        <w:t>all</w:t>
      </w:r>
      <w:r w:rsidRPr="001A40BB">
        <w:rPr>
          <w:rFonts w:ascii="Times New Roman" w:hAnsi="Times New Roman" w:cs="Times New Roman"/>
          <w:sz w:val="24"/>
          <w:szCs w:val="24"/>
        </w:rPr>
        <w:t xml:space="preserve"> the light rays are parallel to each other.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light is initially directed at nadir and the angle is linearly interpolated to a </w:t>
      </w:r>
      <w:r w:rsidR="00C67D25" w:rsidRPr="001A40BB">
        <w:rPr>
          <w:rFonts w:ascii="Times New Roman" w:hAnsi="Times New Roman" w:cs="Times New Roman"/>
          <w:sz w:val="24"/>
          <w:szCs w:val="24"/>
        </w:rPr>
        <w:t>30-degree</w:t>
      </w:r>
      <w:r w:rsidRPr="001A40BB">
        <w:rPr>
          <w:rFonts w:ascii="Times New Roman" w:hAnsi="Times New Roman" w:cs="Times New Roman"/>
          <w:sz w:val="24"/>
          <w:szCs w:val="24"/>
        </w:rPr>
        <w:t xml:space="preserve"> rotation about the x axis for the final image. The sun has a constant </w:t>
      </w:r>
      <w:r w:rsidRPr="001A40BB">
        <w:rPr>
          <w:rFonts w:ascii="Times New Roman" w:hAnsi="Times New Roman" w:cs="Times New Roman"/>
          <w:sz w:val="24"/>
          <w:szCs w:val="24"/>
        </w:rPr>
        <w:lastRenderedPageBreak/>
        <w:t>intensity of 1, and emits white light with values of 1 for R,</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G, and B.</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To improve </w:t>
      </w:r>
      <w:r w:rsidR="008946A7">
        <w:rPr>
          <w:rFonts w:ascii="Times New Roman" w:hAnsi="Times New Roman" w:cs="Times New Roman"/>
          <w:sz w:val="24"/>
          <w:szCs w:val="24"/>
        </w:rPr>
        <w:t>scene texture</w:t>
      </w:r>
      <w:r w:rsidRPr="001A40BB">
        <w:rPr>
          <w:rFonts w:ascii="Times New Roman" w:hAnsi="Times New Roman" w:cs="Times New Roman"/>
          <w:sz w:val="24"/>
          <w:szCs w:val="24"/>
        </w:rPr>
        <w:t xml:space="preserve"> in shadowed regions, an ambient light source was added with an intensity value of 0.25 and values of 1 for </w:t>
      </w:r>
      <w:r w:rsidR="00560F97" w:rsidRPr="001A40BB">
        <w:rPr>
          <w:rFonts w:ascii="Times New Roman" w:hAnsi="Times New Roman" w:cs="Times New Roman"/>
          <w:sz w:val="24"/>
          <w:szCs w:val="24"/>
        </w:rPr>
        <w:t>R, G</w:t>
      </w:r>
      <w:r w:rsidRPr="001A40BB">
        <w:rPr>
          <w:rFonts w:ascii="Times New Roman" w:hAnsi="Times New Roman" w:cs="Times New Roman"/>
          <w:sz w:val="24"/>
          <w:szCs w:val="24"/>
        </w:rPr>
        <w:t>, and B.</w:t>
      </w:r>
      <w:r w:rsidR="002A5482">
        <w:rPr>
          <w:rFonts w:ascii="Times New Roman" w:hAnsi="Times New Roman" w:cs="Times New Roman"/>
          <w:sz w:val="24"/>
          <w:szCs w:val="24"/>
        </w:rPr>
        <w:t xml:space="preserve"> </w:t>
      </w:r>
    </w:p>
    <w:p w14:paraId="51AFBAB2"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7796E5A" wp14:editId="688B4530">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1200"/>
                    </a:xfrm>
                    <a:prstGeom prst="rect">
                      <a:avLst/>
                    </a:prstGeom>
                  </pic:spPr>
                </pic:pic>
              </a:graphicData>
            </a:graphic>
          </wp:inline>
        </w:drawing>
      </w:r>
    </w:p>
    <w:p w14:paraId="5D9A1954" w14:textId="2493BFE6"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camera </w:t>
      </w:r>
      <w:r w:rsidR="008946A7">
        <w:rPr>
          <w:rFonts w:ascii="Times New Roman" w:hAnsi="Times New Roman" w:cs="Times New Roman"/>
          <w:sz w:val="24"/>
          <w:szCs w:val="24"/>
        </w:rPr>
        <w:t>was</w:t>
      </w:r>
      <w:r w:rsidRPr="001A40BB">
        <w:rPr>
          <w:rFonts w:ascii="Times New Roman" w:hAnsi="Times New Roman" w:cs="Times New Roman"/>
          <w:sz w:val="24"/>
          <w:szCs w:val="24"/>
        </w:rPr>
        <w:t xml:space="preserve"> created in Blender with parameters meant to emulate a Sony A5000 camera with a 16mm lens and 5456x3632</w:t>
      </w:r>
      <w:r w:rsidR="00895968">
        <w:rPr>
          <w:rFonts w:ascii="Times New Roman" w:hAnsi="Times New Roman" w:cs="Times New Roman"/>
          <w:sz w:val="24"/>
          <w:szCs w:val="24"/>
        </w:rPr>
        <w:t xml:space="preserve"> </w:t>
      </w:r>
      <w:r w:rsidR="008F05CD">
        <w:rPr>
          <w:rFonts w:ascii="Times New Roman" w:hAnsi="Times New Roman" w:cs="Times New Roman"/>
          <w:sz w:val="24"/>
          <w:szCs w:val="24"/>
        </w:rPr>
        <w:t>(20</w:t>
      </w:r>
      <w:r w:rsidR="00895968">
        <w:rPr>
          <w:rFonts w:ascii="Times New Roman" w:hAnsi="Times New Roman" w:cs="Times New Roman"/>
          <w:sz w:val="24"/>
          <w:szCs w:val="24"/>
        </w:rPr>
        <w:t xml:space="preserve"> </w:t>
      </w:r>
      <w:proofErr w:type="spellStart"/>
      <w:r w:rsidR="008F05CD">
        <w:rPr>
          <w:rFonts w:ascii="Times New Roman" w:hAnsi="Times New Roman" w:cs="Times New Roman"/>
          <w:sz w:val="24"/>
          <w:szCs w:val="24"/>
        </w:rPr>
        <w:t>Mp</w:t>
      </w:r>
      <w:proofErr w:type="spellEnd"/>
      <w:r w:rsidR="008F05CD">
        <w:rPr>
          <w:rFonts w:ascii="Times New Roman" w:hAnsi="Times New Roman" w:cs="Times New Roman"/>
          <w:sz w:val="24"/>
          <w:szCs w:val="24"/>
        </w:rPr>
        <w:t>)</w:t>
      </w:r>
      <w:r w:rsidRPr="001A40BB">
        <w:rPr>
          <w:rFonts w:ascii="Times New Roman" w:hAnsi="Times New Roman" w:cs="Times New Roman"/>
          <w:sz w:val="24"/>
          <w:szCs w:val="24"/>
        </w:rPr>
        <w:t xml:space="preserve"> pixel sensor.</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 xml:space="preserve">An array of simulated cameras are placed on a </w:t>
      </w:r>
      <w:r w:rsidRPr="001A40BB">
        <w:rPr>
          <w:rFonts w:ascii="Times New Roman" w:hAnsi="Times New Roman" w:cs="Times New Roman"/>
          <w:sz w:val="24"/>
          <w:szCs w:val="24"/>
        </w:rPr>
        <w:t>flight path to create a Ground Sampling Distance (GSD) of 1.00</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cm a</w:t>
      </w:r>
      <w:r w:rsidR="008946A7">
        <w:rPr>
          <w:rFonts w:ascii="Times New Roman" w:hAnsi="Times New Roman" w:cs="Times New Roman"/>
          <w:sz w:val="24"/>
          <w:szCs w:val="24"/>
        </w:rPr>
        <w:t xml:space="preserve">nd an overlap and </w:t>
      </w:r>
      <w:proofErr w:type="spellStart"/>
      <w:r w:rsidR="008946A7">
        <w:rPr>
          <w:rFonts w:ascii="Times New Roman" w:hAnsi="Times New Roman" w:cs="Times New Roman"/>
          <w:sz w:val="24"/>
          <w:szCs w:val="24"/>
        </w:rPr>
        <w:t>sidelap</w:t>
      </w:r>
      <w:proofErr w:type="spellEnd"/>
      <w:r w:rsidR="008946A7">
        <w:rPr>
          <w:rFonts w:ascii="Times New Roman" w:hAnsi="Times New Roman" w:cs="Times New Roman"/>
          <w:sz w:val="24"/>
          <w:szCs w:val="24"/>
        </w:rPr>
        <w:t xml:space="preserve"> of 75</w:t>
      </w:r>
      <w:r w:rsidRPr="001A40BB">
        <w:rPr>
          <w:rFonts w:ascii="Times New Roman" w:hAnsi="Times New Roman" w:cs="Times New Roman"/>
          <w:sz w:val="24"/>
          <w:szCs w:val="24"/>
        </w:rPr>
        <w:t>% each.</w:t>
      </w:r>
      <w:r w:rsidR="002A5482">
        <w:rPr>
          <w:rFonts w:ascii="Times New Roman" w:hAnsi="Times New Roman" w:cs="Times New Roman"/>
          <w:sz w:val="24"/>
          <w:szCs w:val="24"/>
        </w:rPr>
        <w:t xml:space="preserve"> </w:t>
      </w:r>
      <w:r w:rsidR="008946A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remove</w:t>
      </w:r>
      <w:r w:rsidRPr="001A40BB">
        <w:rPr>
          <w:rFonts w:ascii="Times New Roman" w:hAnsi="Times New Roman" w:cs="Times New Roman"/>
          <w:sz w:val="24"/>
          <w:szCs w:val="24"/>
        </w:rPr>
        <w:t xml:space="preserve"> imaging </w:t>
      </w:r>
      <w:r w:rsidR="008946A7">
        <w:rPr>
          <w:rFonts w:ascii="Times New Roman" w:hAnsi="Times New Roman" w:cs="Times New Roman"/>
          <w:sz w:val="24"/>
          <w:szCs w:val="24"/>
        </w:rPr>
        <w:t xml:space="preserve">on </w:t>
      </w:r>
      <w:r w:rsidRPr="001A40BB">
        <w:rPr>
          <w:rFonts w:ascii="Times New Roman" w:hAnsi="Times New Roman" w:cs="Times New Roman"/>
          <w:sz w:val="24"/>
          <w:szCs w:val="24"/>
        </w:rPr>
        <w:t xml:space="preserve">the edge of the simulated topographic surface, the inner 100m x 100m of the topography </w:t>
      </w:r>
      <w:r w:rsidR="008946A7">
        <w:rPr>
          <w:rFonts w:ascii="Times New Roman" w:hAnsi="Times New Roman" w:cs="Times New Roman"/>
          <w:sz w:val="24"/>
          <w:szCs w:val="24"/>
        </w:rPr>
        <w:t>were</w:t>
      </w:r>
      <w:r w:rsidRPr="001A40BB">
        <w:rPr>
          <w:rFonts w:ascii="Times New Roman" w:hAnsi="Times New Roman" w:cs="Times New Roman"/>
          <w:sz w:val="24"/>
          <w:szCs w:val="24"/>
        </w:rPr>
        <w:t xml:space="preserve"> selected as the Area of Interest</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(AOI).</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The</w:t>
      </w:r>
      <w:r w:rsidRPr="001A40BB">
        <w:rPr>
          <w:rFonts w:ascii="Times New Roman" w:hAnsi="Times New Roman" w:cs="Times New Roman"/>
          <w:sz w:val="24"/>
          <w:szCs w:val="24"/>
        </w:rPr>
        <w:t xml:space="preserve"> trajectory </w:t>
      </w:r>
      <w:r w:rsidR="008946A7">
        <w:rPr>
          <w:rFonts w:ascii="Times New Roman" w:hAnsi="Times New Roman" w:cs="Times New Roman"/>
          <w:sz w:val="24"/>
          <w:szCs w:val="24"/>
        </w:rPr>
        <w:t>consists</w:t>
      </w:r>
      <w:r w:rsidRPr="001A40BB">
        <w:rPr>
          <w:rFonts w:ascii="Times New Roman" w:hAnsi="Times New Roman" w:cs="Times New Roman"/>
          <w:sz w:val="24"/>
          <w:szCs w:val="24"/>
        </w:rPr>
        <w:t xml:space="preserve"> of 77 </w:t>
      </w:r>
      <w:r w:rsidR="008946A7">
        <w:rPr>
          <w:rFonts w:ascii="Times New Roman" w:hAnsi="Times New Roman" w:cs="Times New Roman"/>
          <w:sz w:val="24"/>
          <w:szCs w:val="24"/>
        </w:rPr>
        <w:t>simulated cameras</w:t>
      </w:r>
      <w:r w:rsidRPr="001A40BB">
        <w:rPr>
          <w:rFonts w:ascii="Times New Roman" w:hAnsi="Times New Roman" w:cs="Times New Roman"/>
          <w:sz w:val="24"/>
          <w:szCs w:val="24"/>
        </w:rPr>
        <w:t xml:space="preserve"> distributed across 7 flight lines with nadir looking imagery, as shown in </w:t>
      </w:r>
      <w:r w:rsidR="008946A7">
        <w:rPr>
          <w:rFonts w:ascii="Times New Roman" w:hAnsi="Times New Roman" w:cs="Times New Roman"/>
          <w:sz w:val="24"/>
          <w:szCs w:val="24"/>
        </w:rPr>
        <w:t>Figure 5</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generate imagery that is more representative of a </w:t>
      </w:r>
      <w:r w:rsidR="00560F9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 with a UAS, 1 sigma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in meters is added to the camera translation in each of the three dimensions and 2 sigma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in degrees is added to the camera rotation about ea</w:t>
      </w:r>
      <w:r w:rsidR="00590D34">
        <w:rPr>
          <w:rFonts w:ascii="Times New Roman" w:hAnsi="Times New Roman" w:cs="Times New Roman"/>
          <w:sz w:val="24"/>
          <w:szCs w:val="24"/>
        </w:rPr>
        <w:t>ch of the three axes.</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Imagery was</w:t>
      </w:r>
      <w:r w:rsidRPr="001A40BB">
        <w:rPr>
          <w:rFonts w:ascii="Times New Roman" w:hAnsi="Times New Roman" w:cs="Times New Roman"/>
          <w:sz w:val="24"/>
          <w:szCs w:val="24"/>
        </w:rPr>
        <w:t xml:space="preserve"> then rendered using Blender Internal Render Engine with the default 8-sample antialiasing enabled</w:t>
      </w:r>
      <w:r w:rsidR="007C22DE">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processing to render the imag</w:t>
      </w:r>
      <w:r w:rsidR="008946A7">
        <w:rPr>
          <w:rFonts w:ascii="Times New Roman" w:hAnsi="Times New Roman" w:cs="Times New Roman"/>
          <w:sz w:val="24"/>
          <w:szCs w:val="24"/>
        </w:rPr>
        <w:t>ery took 2 hours and 50 minutes.</w:t>
      </w:r>
    </w:p>
    <w:p w14:paraId="7BCA941D"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41EA421E" wp14:editId="52F74028">
            <wp:extent cx="3985404" cy="4248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2471" cy="4256077"/>
                    </a:xfrm>
                    <a:prstGeom prst="rect">
                      <a:avLst/>
                    </a:prstGeom>
                  </pic:spPr>
                </pic:pic>
              </a:graphicData>
            </a:graphic>
          </wp:inline>
        </w:drawing>
      </w:r>
    </w:p>
    <w:p w14:paraId="25A10C41" w14:textId="1782558F"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imagery that is output from Blender is postprocessed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simulate nonlinear brown distortion</w:t>
      </w:r>
      <w:r w:rsidR="008946A7">
        <w:rPr>
          <w:rFonts w:ascii="Times New Roman" w:hAnsi="Times New Roman" w:cs="Times New Roman"/>
          <w:sz w:val="24"/>
          <w:szCs w:val="24"/>
        </w:rPr>
        <w:t xml:space="preserve"> (Equation 1-3)</w:t>
      </w:r>
      <w:ins w:id="152" w:author="Richie" w:date="2017-02-08T15:31:00Z">
        <w:r w:rsidR="008C7EFF">
          <w:rPr>
            <w:rFonts w:ascii="Times New Roman" w:hAnsi="Times New Roman" w:cs="Times New Roman"/>
            <w:sz w:val="24"/>
            <w:szCs w:val="24"/>
          </w:rPr>
          <w:fldChar w:fldCharType="begin" w:fldLock="1"/>
        </w:r>
      </w:ins>
      <w:r w:rsidR="007E5988">
        <w:rPr>
          <w:rFonts w:ascii="Times New Roman" w:hAnsi="Times New Roman" w:cs="Times New Roman"/>
          <w:sz w:val="24"/>
          <w:szCs w:val="24"/>
        </w:rPr>
        <w:instrText>ADDIN CSL_CITATION { "citationItems" : [ { "id" : "ITEM-1", "itemData" : { "abstract" : "The thin prism model has been widely adopted in the photogram- metric literature to describe the effects of a sensibly decentered lens. Exact ex- pressions are derived for the radial and tangential components of the disto'rtion introduced by a thin prism placed in front of a perfectly centered lens. This model is compared with an alternative model (Conrady, 1919) based on rigorous analytical ray tracing through a decentered lens. When the principal point of autocollimation is adopted as the plate origin, the two models are found to be in precise agreement regarding the tangential component of decentering distortion, but are found to be at variance by a factor of three regarding the radial compo- nent. However, when compensatory translation of the plate and tipping of the camera are permitted to operate, the two models are found to be projectively equivalent to terms of leading order. Because this projective equivalence does not extend to higher order effects (which may assume prominence with wide angle cameras), Conrady's model is clearly to be preferred for general application. A n extended form of Conrady's model has been put to practical application in the stellar calibration of ballistic cameras. Results of ltctlutl calibrations are presented and discussed, and the implications of the present development to analytical photogrammetry are examined.", "author" : [ { "dropping-particle" : "", "family" : "Brown", "given" : "DC", "non-dropping-particle" : "", "parse-names" : false, "suffix" : "" } ], "container-title" : "Photometric Engineering", "id" : "ITEM-1", "issue" : "3", "issued" : { "date-parts" : [ [ "1966" ] ] }, "page" : "444-462", "title" : "Decentering Distortion of Lenses", "type" : "article-journal", "volume" : "32" }, "uris" : [ "http://www.mendeley.com/documents/?uuid=d343838b-3c6b-4c81-9c66-10fae2ad1d6a" ] } ], "mendeley" : { "formattedCitation" : "(Brown, 1966)", "plainTextFormattedCitation" : "(Brown, 1966)", "previouslyFormattedCitation" : "(Brown, 1966)" }, "properties" : { "noteIndex" : 0 }, "schema" : "https://github.com/citation-style-language/schema/raw/master/csl-citation.json" }</w:instrText>
      </w:r>
      <w:r w:rsidR="008C7EFF">
        <w:rPr>
          <w:rFonts w:ascii="Times New Roman" w:hAnsi="Times New Roman" w:cs="Times New Roman"/>
          <w:sz w:val="24"/>
          <w:szCs w:val="24"/>
        </w:rPr>
        <w:fldChar w:fldCharType="separate"/>
      </w:r>
      <w:r w:rsidR="008C7EFF" w:rsidRPr="008C7EFF">
        <w:rPr>
          <w:rFonts w:ascii="Times New Roman" w:hAnsi="Times New Roman" w:cs="Times New Roman"/>
          <w:noProof/>
          <w:sz w:val="24"/>
          <w:szCs w:val="24"/>
        </w:rPr>
        <w:t>(Brown, 1966)</w:t>
      </w:r>
      <w:ins w:id="153" w:author="Richie" w:date="2017-02-08T15:31:00Z">
        <w:r w:rsidR="008C7EFF">
          <w:rPr>
            <w:rFonts w:ascii="Times New Roman" w:hAnsi="Times New Roman" w:cs="Times New Roman"/>
            <w:sz w:val="24"/>
            <w:szCs w:val="24"/>
          </w:rPr>
          <w:fldChar w:fldCharType="end"/>
        </w:r>
      </w:ins>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vignetting</w:t>
      </w:r>
      <w:proofErr w:type="spellEnd"/>
      <w:r w:rsidR="008946A7">
        <w:rPr>
          <w:rFonts w:ascii="Times New Roman" w:hAnsi="Times New Roman" w:cs="Times New Roman"/>
          <w:sz w:val="24"/>
          <w:szCs w:val="24"/>
        </w:rPr>
        <w:t xml:space="preserve"> (Equation 4)</w:t>
      </w:r>
      <w:r w:rsidRPr="001A40BB">
        <w:rPr>
          <w:rFonts w:ascii="Times New Roman" w:hAnsi="Times New Roman" w:cs="Times New Roman"/>
          <w:sz w:val="24"/>
          <w:szCs w:val="24"/>
        </w:rPr>
        <w:t xml:space="preserve">, salt/pepper noise,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accurately</w:t>
      </w:r>
      <w:r w:rsidRPr="001A40BB">
        <w:rPr>
          <w:rFonts w:ascii="Times New Roman" w:hAnsi="Times New Roman" w:cs="Times New Roman"/>
          <w:sz w:val="24"/>
          <w:szCs w:val="24"/>
        </w:rPr>
        <w:t xml:space="preserve"> apply fisheye distortion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 the imagery was rendered at a larger resolution than the sensor and then cropped after the filtering was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constants used in this postprocessing are shown in </w:t>
      </w:r>
      <w:r w:rsidR="008946A7">
        <w:rPr>
          <w:rFonts w:ascii="Times New Roman" w:hAnsi="Times New Roman" w:cs="Times New Roman"/>
          <w:sz w:val="24"/>
          <w:szCs w:val="24"/>
        </w:rPr>
        <w:t>Table 5</w:t>
      </w:r>
      <w:r w:rsidR="00590D34">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post</w:t>
      </w:r>
      <w:r w:rsidR="00895968">
        <w:rPr>
          <w:rFonts w:ascii="Times New Roman" w:hAnsi="Times New Roman" w:cs="Times New Roman"/>
          <w:sz w:val="24"/>
          <w:szCs w:val="24"/>
        </w:rPr>
        <w:t>-</w:t>
      </w:r>
      <w:r w:rsidR="00590D34">
        <w:rPr>
          <w:rFonts w:ascii="Times New Roman" w:hAnsi="Times New Roman" w:cs="Times New Roman"/>
          <w:sz w:val="24"/>
          <w:szCs w:val="24"/>
        </w:rPr>
        <w:t xml:space="preserve">processing of imagery in </w:t>
      </w:r>
      <w:r w:rsidR="00560F97">
        <w:rPr>
          <w:rFonts w:ascii="Times New Roman" w:hAnsi="Times New Roman" w:cs="Times New Roman"/>
          <w:sz w:val="24"/>
          <w:szCs w:val="24"/>
        </w:rPr>
        <w:t>MATLAB</w:t>
      </w:r>
      <w:r w:rsidR="00590D34">
        <w:rPr>
          <w:rFonts w:ascii="Times New Roman" w:hAnsi="Times New Roman" w:cs="Times New Roman"/>
          <w:sz w:val="24"/>
          <w:szCs w:val="24"/>
        </w:rPr>
        <w:t xml:space="preserve"> took 50 minutes.</w:t>
      </w:r>
      <w:r w:rsidR="002A5482">
        <w:rPr>
          <w:rFonts w:ascii="Times New Roman" w:hAnsi="Times New Roman" w:cs="Times New Roman"/>
          <w:sz w:val="24"/>
          <w:szCs w:val="24"/>
        </w:rPr>
        <w:t xml:space="preserve"> </w:t>
      </w:r>
    </w:p>
    <w:p w14:paraId="2E5FECDC"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2650E67" wp14:editId="29E67763">
            <wp:extent cx="4468483" cy="318283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359" cy="3189161"/>
                    </a:xfrm>
                    <a:prstGeom prst="rect">
                      <a:avLst/>
                    </a:prstGeom>
                  </pic:spPr>
                </pic:pic>
              </a:graphicData>
            </a:graphic>
          </wp:inline>
        </w:drawing>
      </w:r>
    </w:p>
    <w:p w14:paraId="310E8632"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097ECF16" wp14:editId="60DB225B">
            <wp:extent cx="5029200" cy="2099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342" cy="2104747"/>
                    </a:xfrm>
                    <a:prstGeom prst="rect">
                      <a:avLst/>
                    </a:prstGeom>
                  </pic:spPr>
                </pic:pic>
              </a:graphicData>
            </a:graphic>
          </wp:inline>
        </w:drawing>
      </w:r>
    </w:p>
    <w:p w14:paraId="153EF094" w14:textId="481B2A53" w:rsidR="007A2571" w:rsidRPr="001A40BB" w:rsidRDefault="00627FFA" w:rsidP="004B1D62">
      <w:pPr>
        <w:spacing w:line="240" w:lineRule="auto"/>
        <w:rPr>
          <w:rFonts w:ascii="Times New Roman" w:hAnsi="Times New Roman" w:cs="Times New Roman"/>
          <w:b/>
          <w:sz w:val="24"/>
          <w:szCs w:val="24"/>
        </w:rPr>
      </w:pPr>
      <w:ins w:id="154" w:author="Richie" w:date="2017-01-26T23:14:00Z">
        <w:r>
          <w:rPr>
            <w:rFonts w:ascii="Times New Roman" w:hAnsi="Times New Roman" w:cs="Times New Roman"/>
            <w:b/>
            <w:sz w:val="24"/>
            <w:szCs w:val="24"/>
          </w:rPr>
          <w:t xml:space="preserve">Use Case </w:t>
        </w:r>
      </w:ins>
      <w:r w:rsidR="007A2571" w:rsidRPr="001A40BB">
        <w:rPr>
          <w:rFonts w:ascii="Times New Roman" w:hAnsi="Times New Roman" w:cs="Times New Roman"/>
          <w:b/>
          <w:sz w:val="24"/>
          <w:szCs w:val="24"/>
        </w:rPr>
        <w:t>Processing Methodology</w:t>
      </w:r>
    </w:p>
    <w:p w14:paraId="2AA00B06" w14:textId="251752A8"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resultant imagery was processed using the commercial software Agisoft Photoscan Pro using the settings shown in </w:t>
      </w:r>
      <w:r w:rsidR="00590D34">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dataset was processed by inputting the position of the cameras, the position of the GCPs, and the camera calibration file.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Additionally, the pixel coordinates of the GCPs, which are traditionally clicked by the user by varying degrees of accuracy are calculated using photogrammetric equations and input into the program.</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 xml:space="preserve">All the values were input into Agisoft Photoscan </w:t>
      </w:r>
      <w:r w:rsidR="00381F67">
        <w:rPr>
          <w:rFonts w:ascii="Times New Roman" w:hAnsi="Times New Roman" w:cs="Times New Roman"/>
          <w:sz w:val="24"/>
          <w:szCs w:val="24"/>
        </w:rPr>
        <w:t xml:space="preserve">Pro </w:t>
      </w:r>
      <w:r w:rsidR="00F008FF">
        <w:rPr>
          <w:rFonts w:ascii="Times New Roman" w:hAnsi="Times New Roman" w:cs="Times New Roman"/>
          <w:sz w:val="24"/>
          <w:szCs w:val="24"/>
        </w:rPr>
        <w:t>with no uncertainty.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nonlinear adjustment is performed using the "optimize" button, and the reported total RMSE for the GCPs is 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represents an idealized scenario which is currently unrealistic for a real world scenario as traditionally there will be error in the GCP surveyed markers, the UAS position, the user clicking of pixel coordinates for GCPs, and in the calculation of the camera calibration.</w:t>
      </w:r>
      <w:r w:rsidR="002A5482">
        <w:rPr>
          <w:rFonts w:ascii="Times New Roman" w:hAnsi="Times New Roman" w:cs="Times New Roman"/>
          <w:sz w:val="24"/>
          <w:szCs w:val="24"/>
        </w:rPr>
        <w:t xml:space="preserve"> </w:t>
      </w:r>
    </w:p>
    <w:tbl>
      <w:tblPr>
        <w:tblStyle w:val="TableGrid"/>
        <w:tblW w:w="7580" w:type="dxa"/>
        <w:tblLook w:val="04A0" w:firstRow="1" w:lastRow="0" w:firstColumn="1" w:lastColumn="0" w:noHBand="0" w:noVBand="1"/>
      </w:tblPr>
      <w:tblGrid>
        <w:gridCol w:w="3340"/>
        <w:gridCol w:w="3280"/>
        <w:gridCol w:w="960"/>
      </w:tblGrid>
      <w:tr w:rsidR="006D2725" w:rsidRPr="006D2725" w14:paraId="448C80B0" w14:textId="77777777" w:rsidTr="006D2725">
        <w:trPr>
          <w:trHeight w:val="300"/>
        </w:trPr>
        <w:tc>
          <w:tcPr>
            <w:tcW w:w="3340" w:type="dxa"/>
            <w:noWrap/>
            <w:hideMark/>
          </w:tcPr>
          <w:p w14:paraId="58D3B3E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Processing Parameter</w:t>
            </w:r>
          </w:p>
        </w:tc>
        <w:tc>
          <w:tcPr>
            <w:tcW w:w="3280" w:type="dxa"/>
            <w:noWrap/>
            <w:hideMark/>
          </w:tcPr>
          <w:p w14:paraId="4CAA87A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Value</w:t>
            </w:r>
          </w:p>
        </w:tc>
        <w:tc>
          <w:tcPr>
            <w:tcW w:w="960" w:type="dxa"/>
            <w:noWrap/>
            <w:hideMark/>
          </w:tcPr>
          <w:p w14:paraId="452200F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units</w:t>
            </w:r>
          </w:p>
        </w:tc>
      </w:tr>
      <w:tr w:rsidR="006D2725" w:rsidRPr="006D2725" w14:paraId="65B16B32" w14:textId="77777777" w:rsidTr="006D2725">
        <w:trPr>
          <w:trHeight w:val="300"/>
        </w:trPr>
        <w:tc>
          <w:tcPr>
            <w:tcW w:w="3340" w:type="dxa"/>
            <w:noWrap/>
            <w:hideMark/>
          </w:tcPr>
          <w:p w14:paraId="5D31C22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Align Photos</w:t>
            </w:r>
          </w:p>
        </w:tc>
        <w:tc>
          <w:tcPr>
            <w:tcW w:w="3280" w:type="dxa"/>
            <w:noWrap/>
            <w:hideMark/>
          </w:tcPr>
          <w:p w14:paraId="58F2CA7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high</w:t>
            </w:r>
          </w:p>
        </w:tc>
        <w:tc>
          <w:tcPr>
            <w:tcW w:w="960" w:type="dxa"/>
            <w:noWrap/>
            <w:hideMark/>
          </w:tcPr>
          <w:p w14:paraId="754EA8DF" w14:textId="1545CEC2"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70B47B1D" w14:textId="77777777" w:rsidTr="006D2725">
        <w:trPr>
          <w:trHeight w:val="300"/>
        </w:trPr>
        <w:tc>
          <w:tcPr>
            <w:tcW w:w="3340" w:type="dxa"/>
            <w:noWrap/>
            <w:hideMark/>
          </w:tcPr>
          <w:p w14:paraId="626A447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tiepoints</w:t>
            </w:r>
          </w:p>
        </w:tc>
        <w:tc>
          <w:tcPr>
            <w:tcW w:w="3280" w:type="dxa"/>
            <w:noWrap/>
            <w:hideMark/>
          </w:tcPr>
          <w:p w14:paraId="21D25BC2"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40000</w:t>
            </w:r>
          </w:p>
        </w:tc>
        <w:tc>
          <w:tcPr>
            <w:tcW w:w="960" w:type="dxa"/>
            <w:noWrap/>
            <w:hideMark/>
          </w:tcPr>
          <w:p w14:paraId="1E16EDFB" w14:textId="6E841DDB" w:rsidR="006D2725" w:rsidRPr="006D2725" w:rsidRDefault="00CE63E6"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126BFF8A" w14:textId="77777777" w:rsidTr="006D2725">
        <w:trPr>
          <w:trHeight w:val="300"/>
        </w:trPr>
        <w:tc>
          <w:tcPr>
            <w:tcW w:w="3340" w:type="dxa"/>
            <w:noWrap/>
            <w:hideMark/>
          </w:tcPr>
          <w:p w14:paraId="56E40BEF"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lastRenderedPageBreak/>
              <w:t>Max keypoints</w:t>
            </w:r>
          </w:p>
        </w:tc>
        <w:tc>
          <w:tcPr>
            <w:tcW w:w="3280" w:type="dxa"/>
            <w:noWrap/>
            <w:hideMark/>
          </w:tcPr>
          <w:p w14:paraId="05AAA82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4000</w:t>
            </w:r>
          </w:p>
        </w:tc>
        <w:tc>
          <w:tcPr>
            <w:tcW w:w="960" w:type="dxa"/>
            <w:noWrap/>
            <w:hideMark/>
          </w:tcPr>
          <w:p w14:paraId="7F023303" w14:textId="0F4E9FEA"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665706F5" w14:textId="77777777" w:rsidTr="006D2725">
        <w:trPr>
          <w:trHeight w:val="300"/>
        </w:trPr>
        <w:tc>
          <w:tcPr>
            <w:tcW w:w="3340" w:type="dxa"/>
            <w:noWrap/>
            <w:hideMark/>
          </w:tcPr>
          <w:p w14:paraId="543717F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Pair Preselection</w:t>
            </w:r>
          </w:p>
        </w:tc>
        <w:tc>
          <w:tcPr>
            <w:tcW w:w="3280" w:type="dxa"/>
            <w:noWrap/>
            <w:hideMark/>
          </w:tcPr>
          <w:p w14:paraId="609E44FA"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Disabled</w:t>
            </w:r>
          </w:p>
        </w:tc>
        <w:tc>
          <w:tcPr>
            <w:tcW w:w="960" w:type="dxa"/>
            <w:noWrap/>
            <w:hideMark/>
          </w:tcPr>
          <w:p w14:paraId="32C90F27" w14:textId="56599F4F"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2CABF871" w14:textId="77777777" w:rsidTr="006D2725">
        <w:trPr>
          <w:trHeight w:val="300"/>
        </w:trPr>
        <w:tc>
          <w:tcPr>
            <w:tcW w:w="3340" w:type="dxa"/>
            <w:noWrap/>
            <w:hideMark/>
          </w:tcPr>
          <w:p w14:paraId="33B2E342"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Camera Calibration</w:t>
            </w:r>
          </w:p>
        </w:tc>
        <w:tc>
          <w:tcPr>
            <w:tcW w:w="3280" w:type="dxa"/>
            <w:noWrap/>
            <w:hideMark/>
          </w:tcPr>
          <w:p w14:paraId="70C53749"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58E6E354" w14:textId="47418898"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4AE19D1F" w14:textId="77777777" w:rsidTr="006D2725">
        <w:trPr>
          <w:trHeight w:val="300"/>
        </w:trPr>
        <w:tc>
          <w:tcPr>
            <w:tcW w:w="3340" w:type="dxa"/>
            <w:noWrap/>
            <w:hideMark/>
          </w:tcPr>
          <w:p w14:paraId="5C66C23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Lock Camera Calibration</w:t>
            </w:r>
          </w:p>
        </w:tc>
        <w:tc>
          <w:tcPr>
            <w:tcW w:w="3280" w:type="dxa"/>
            <w:noWrap/>
            <w:hideMark/>
          </w:tcPr>
          <w:p w14:paraId="6D36B164"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6640469B" w14:textId="38220277"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37BBB68F" w14:textId="77777777" w:rsidTr="006D2725">
        <w:trPr>
          <w:trHeight w:val="300"/>
        </w:trPr>
        <w:tc>
          <w:tcPr>
            <w:tcW w:w="3340" w:type="dxa"/>
            <w:noWrap/>
            <w:hideMark/>
          </w:tcPr>
          <w:p w14:paraId="4C558EE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targets</w:t>
            </w:r>
          </w:p>
        </w:tc>
        <w:tc>
          <w:tcPr>
            <w:tcW w:w="3280" w:type="dxa"/>
            <w:noWrap/>
            <w:hideMark/>
          </w:tcPr>
          <w:p w14:paraId="0958B35A"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2AE53F57" w14:textId="0BC56181"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6786D58A" w14:textId="77777777" w:rsidTr="006D2725">
        <w:trPr>
          <w:trHeight w:val="300"/>
        </w:trPr>
        <w:tc>
          <w:tcPr>
            <w:tcW w:w="3340" w:type="dxa"/>
            <w:noWrap/>
            <w:hideMark/>
          </w:tcPr>
          <w:p w14:paraId="375770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pixel coordinates</w:t>
            </w:r>
          </w:p>
        </w:tc>
        <w:tc>
          <w:tcPr>
            <w:tcW w:w="3280" w:type="dxa"/>
            <w:noWrap/>
            <w:hideMark/>
          </w:tcPr>
          <w:p w14:paraId="3083D59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4CA4C0D7" w14:textId="2E3A5646"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094674FC" w14:textId="77777777" w:rsidTr="006D2725">
        <w:trPr>
          <w:trHeight w:val="300"/>
        </w:trPr>
        <w:tc>
          <w:tcPr>
            <w:tcW w:w="3340" w:type="dxa"/>
            <w:noWrap/>
            <w:hideMark/>
          </w:tcPr>
          <w:p w14:paraId="3ABAFC6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Image Positions</w:t>
            </w:r>
          </w:p>
        </w:tc>
        <w:tc>
          <w:tcPr>
            <w:tcW w:w="3280" w:type="dxa"/>
            <w:noWrap/>
            <w:hideMark/>
          </w:tcPr>
          <w:p w14:paraId="3270E8A2"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30996F10" w14:textId="0F0C8F0E"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2788F3CA" w14:textId="77777777" w:rsidTr="006D2725">
        <w:trPr>
          <w:trHeight w:val="300"/>
        </w:trPr>
        <w:tc>
          <w:tcPr>
            <w:tcW w:w="3340" w:type="dxa"/>
            <w:noWrap/>
            <w:hideMark/>
          </w:tcPr>
          <w:p w14:paraId="6F0295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w:t>
            </w:r>
          </w:p>
        </w:tc>
        <w:tc>
          <w:tcPr>
            <w:tcW w:w="3280" w:type="dxa"/>
            <w:noWrap/>
            <w:hideMark/>
          </w:tcPr>
          <w:p w14:paraId="5130304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0.005</w:t>
            </w:r>
          </w:p>
        </w:tc>
        <w:tc>
          <w:tcPr>
            <w:tcW w:w="960" w:type="dxa"/>
            <w:noWrap/>
            <w:hideMark/>
          </w:tcPr>
          <w:p w14:paraId="40B980A4"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CEBB26C" w14:textId="77777777" w:rsidTr="006D2725">
        <w:trPr>
          <w:trHeight w:val="300"/>
        </w:trPr>
        <w:tc>
          <w:tcPr>
            <w:tcW w:w="3340" w:type="dxa"/>
            <w:noWrap/>
            <w:hideMark/>
          </w:tcPr>
          <w:p w14:paraId="4BFD48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 (degrees)</w:t>
            </w:r>
          </w:p>
        </w:tc>
        <w:tc>
          <w:tcPr>
            <w:tcW w:w="3280" w:type="dxa"/>
            <w:noWrap/>
            <w:hideMark/>
          </w:tcPr>
          <w:p w14:paraId="4ED51D97"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2 (not used)</w:t>
            </w:r>
          </w:p>
        </w:tc>
        <w:tc>
          <w:tcPr>
            <w:tcW w:w="960" w:type="dxa"/>
            <w:noWrap/>
            <w:hideMark/>
          </w:tcPr>
          <w:p w14:paraId="60DD17EC"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degrees</w:t>
            </w:r>
          </w:p>
        </w:tc>
      </w:tr>
      <w:tr w:rsidR="006D2725" w:rsidRPr="006D2725" w14:paraId="6985A988" w14:textId="77777777" w:rsidTr="006D2725">
        <w:trPr>
          <w:trHeight w:val="300"/>
        </w:trPr>
        <w:tc>
          <w:tcPr>
            <w:tcW w:w="3340" w:type="dxa"/>
            <w:noWrap/>
            <w:hideMark/>
          </w:tcPr>
          <w:p w14:paraId="19288C1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3280" w:type="dxa"/>
            <w:noWrap/>
            <w:hideMark/>
          </w:tcPr>
          <w:p w14:paraId="4393F4D3"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0.005</w:t>
            </w:r>
          </w:p>
        </w:tc>
        <w:tc>
          <w:tcPr>
            <w:tcW w:w="960" w:type="dxa"/>
            <w:noWrap/>
            <w:hideMark/>
          </w:tcPr>
          <w:p w14:paraId="1E2416A6"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6327AF4" w14:textId="77777777" w:rsidTr="006D2725">
        <w:trPr>
          <w:trHeight w:val="300"/>
        </w:trPr>
        <w:tc>
          <w:tcPr>
            <w:tcW w:w="3340" w:type="dxa"/>
            <w:noWrap/>
            <w:hideMark/>
          </w:tcPr>
          <w:p w14:paraId="47C5AE55"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Scale Bar Accuracy</w:t>
            </w:r>
          </w:p>
        </w:tc>
        <w:tc>
          <w:tcPr>
            <w:tcW w:w="3280" w:type="dxa"/>
            <w:noWrap/>
            <w:hideMark/>
          </w:tcPr>
          <w:p w14:paraId="05BDCA4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0.001 (not used)</w:t>
            </w:r>
          </w:p>
        </w:tc>
        <w:tc>
          <w:tcPr>
            <w:tcW w:w="960" w:type="dxa"/>
            <w:noWrap/>
            <w:hideMark/>
          </w:tcPr>
          <w:p w14:paraId="5D04A4C8"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0F9CC11F" w14:textId="77777777" w:rsidTr="006D2725">
        <w:trPr>
          <w:trHeight w:val="300"/>
        </w:trPr>
        <w:tc>
          <w:tcPr>
            <w:tcW w:w="3340" w:type="dxa"/>
            <w:noWrap/>
            <w:hideMark/>
          </w:tcPr>
          <w:p w14:paraId="29A3A4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3280" w:type="dxa"/>
            <w:noWrap/>
            <w:hideMark/>
          </w:tcPr>
          <w:p w14:paraId="05EAB5BE"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0.01</w:t>
            </w:r>
          </w:p>
        </w:tc>
        <w:tc>
          <w:tcPr>
            <w:tcW w:w="960" w:type="dxa"/>
            <w:noWrap/>
            <w:hideMark/>
          </w:tcPr>
          <w:p w14:paraId="184AFB7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pixel</w:t>
            </w:r>
          </w:p>
        </w:tc>
      </w:tr>
      <w:tr w:rsidR="006D2725" w:rsidRPr="006D2725" w14:paraId="6870712D" w14:textId="77777777" w:rsidTr="006D2725">
        <w:trPr>
          <w:trHeight w:val="300"/>
        </w:trPr>
        <w:tc>
          <w:tcPr>
            <w:tcW w:w="3340" w:type="dxa"/>
            <w:noWrap/>
            <w:hideMark/>
          </w:tcPr>
          <w:p w14:paraId="0BA9760A"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Tie Point Accuracy</w:t>
            </w:r>
          </w:p>
        </w:tc>
        <w:tc>
          <w:tcPr>
            <w:tcW w:w="3280" w:type="dxa"/>
            <w:noWrap/>
            <w:hideMark/>
          </w:tcPr>
          <w:p w14:paraId="7F2224D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1</w:t>
            </w:r>
          </w:p>
        </w:tc>
        <w:tc>
          <w:tcPr>
            <w:tcW w:w="960" w:type="dxa"/>
            <w:noWrap/>
            <w:hideMark/>
          </w:tcPr>
          <w:p w14:paraId="5BEB2ED4"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pixel</w:t>
            </w:r>
          </w:p>
        </w:tc>
      </w:tr>
    </w:tbl>
    <w:p w14:paraId="3CB2B659" w14:textId="77777777" w:rsidR="007A2571" w:rsidRPr="001A40BB" w:rsidRDefault="007A2571" w:rsidP="004B1D62">
      <w:pPr>
        <w:spacing w:line="240" w:lineRule="auto"/>
        <w:rPr>
          <w:rFonts w:ascii="Times New Roman" w:hAnsi="Times New Roman" w:cs="Times New Roman"/>
          <w:sz w:val="24"/>
          <w:szCs w:val="24"/>
        </w:rPr>
      </w:pPr>
    </w:p>
    <w:p w14:paraId="2F0A367F" w14:textId="7AADC958"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dense reconstruction is performed using the "aggressive" filtering and each of the quality settings available in Photoscan</w:t>
      </w:r>
      <w:r w:rsidR="00AE12D3">
        <w:rPr>
          <w:rFonts w:ascii="Times New Roman" w:hAnsi="Times New Roman" w:cs="Times New Roman"/>
          <w:sz w:val="24"/>
          <w:szCs w:val="24"/>
        </w:rPr>
        <w:t xml:space="preserve"> (lowest, low, medium, high, highest) to generate </w:t>
      </w:r>
      <w:r w:rsidR="00F008FF">
        <w:rPr>
          <w:rFonts w:ascii="Times New Roman" w:hAnsi="Times New Roman" w:cs="Times New Roman"/>
          <w:sz w:val="24"/>
          <w:szCs w:val="24"/>
        </w:rPr>
        <w:t>five</w:t>
      </w:r>
      <w:r w:rsidR="00AE12D3">
        <w:rPr>
          <w:rFonts w:ascii="Times New Roman" w:hAnsi="Times New Roman" w:cs="Times New Roman"/>
          <w:sz w:val="24"/>
          <w:szCs w:val="24"/>
        </w:rPr>
        <w:t xml:space="preserve"> different </w:t>
      </w:r>
      <w:proofErr w:type="spellStart"/>
      <w:r w:rsidR="00AE12D3">
        <w:rPr>
          <w:rFonts w:ascii="Times New Roman" w:hAnsi="Times New Roman" w:cs="Times New Roman"/>
          <w:sz w:val="24"/>
          <w:szCs w:val="24"/>
        </w:rPr>
        <w:t>pointclouds</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The higher the quality setting, the more “detailed and accurate geometry” is g</w:t>
      </w:r>
      <w:r w:rsidR="00F008FF">
        <w:rPr>
          <w:rFonts w:ascii="Times New Roman" w:hAnsi="Times New Roman" w:cs="Times New Roman"/>
          <w:sz w:val="24"/>
          <w:szCs w:val="24"/>
        </w:rPr>
        <w:t>enerated.</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The limiting factor</w:t>
      </w:r>
      <w:r w:rsidR="00683AB8">
        <w:rPr>
          <w:rFonts w:ascii="Times New Roman" w:hAnsi="Times New Roman" w:cs="Times New Roman"/>
          <w:sz w:val="24"/>
          <w:szCs w:val="24"/>
        </w:rPr>
        <w:t xml:space="preserve"> is the time and CPU processing power required to process large datasets.</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U</w:t>
      </w:r>
      <w:r w:rsidRPr="001A40BB">
        <w:rPr>
          <w:rFonts w:ascii="Times New Roman" w:hAnsi="Times New Roman" w:cs="Times New Roman"/>
          <w:sz w:val="24"/>
          <w:szCs w:val="24"/>
        </w:rPr>
        <w:t xml:space="preserve">ltrahigh becomes quickly unattainable to users without purpose built CPUs with a large amount of RAM. The processing time and number of points for each pointcloud is shown in </w:t>
      </w:r>
      <w:r w:rsidR="00F008FF">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35D96886" w14:textId="77777777" w:rsidR="007A2571" w:rsidRPr="001A40BB" w:rsidRDefault="001A40BB"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1C1F312" wp14:editId="1896D69A">
            <wp:extent cx="5943600" cy="168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2115"/>
                    </a:xfrm>
                    <a:prstGeom prst="rect">
                      <a:avLst/>
                    </a:prstGeom>
                  </pic:spPr>
                </pic:pic>
              </a:graphicData>
            </a:graphic>
          </wp:inline>
        </w:drawing>
      </w:r>
    </w:p>
    <w:p w14:paraId="708BB3F8" w14:textId="176536CC" w:rsidR="007A2571"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Each of the dense pointclouds i</w:t>
      </w:r>
      <w:r w:rsidR="00F008FF">
        <w:rPr>
          <w:rFonts w:ascii="Times New Roman" w:hAnsi="Times New Roman" w:cs="Times New Roman"/>
          <w:sz w:val="24"/>
          <w:szCs w:val="24"/>
        </w:rPr>
        <w:t xml:space="preserve">s processed using </w:t>
      </w:r>
      <w:proofErr w:type="spellStart"/>
      <w:r w:rsidR="00F008FF">
        <w:rPr>
          <w:rFonts w:ascii="Times New Roman" w:hAnsi="Times New Roman" w:cs="Times New Roman"/>
          <w:sz w:val="24"/>
          <w:szCs w:val="24"/>
        </w:rPr>
        <w:t>CloudCompare</w:t>
      </w:r>
      <w:proofErr w:type="spellEnd"/>
      <w:r w:rsidR="00E6202A">
        <w:rPr>
          <w:rFonts w:ascii="Times New Roman" w:hAnsi="Times New Roman" w:cs="Times New Roman"/>
          <w:sz w:val="24"/>
          <w:szCs w:val="24"/>
        </w:rPr>
        <w:t xml:space="preserve"> </w:t>
      </w:r>
      <w:r w:rsidR="00E6202A">
        <w:rPr>
          <w:rFonts w:ascii="Times New Roman" w:hAnsi="Times New Roman" w:cs="Times New Roman"/>
          <w:sz w:val="24"/>
          <w:szCs w:val="24"/>
        </w:rPr>
        <w:fldChar w:fldCharType="begin" w:fldLock="1"/>
      </w:r>
      <w:r w:rsidR="00520E99">
        <w:rPr>
          <w:rFonts w:ascii="Times New Roman" w:hAnsi="Times New Roman" w:cs="Times New Roman"/>
          <w:sz w:val="24"/>
          <w:szCs w:val="24"/>
        </w:rPr>
        <w:instrText>ADDIN CSL_CITATION { "citationItems" : [ { "id" : "ITEM-1", "itemData" : { "URL" : "http://www.cloudcompare.org/", "id" : "ITEM-1", "issued" : { "date-parts" : [ [ "2017" ] ] }, "title" : "CloudCompare (version 2.8)", "type" : "webpage" }, "uris" : [ "http://www.mendeley.com/documents/?uuid=c821cb48-23e5-4cd8-afbc-412dae35d839" ] } ], "mendeley" : { "formattedCitation" : "(\u201cCloudCompare (version 2.8),\u201d 2017)", "plainTextFormattedCitation" : "(\u201cCloudCompare (version 2.8),\u201d 2017)", "previouslyFormattedCitation" : "(\u201cCloudCompare (version 2.8),\u201d 2017)" }, "properties" : { "noteIndex" : 0 }, "schema" : "https://github.com/citation-style-language/schema/raw/master/csl-citation.json" }</w:instrText>
      </w:r>
      <w:r w:rsidR="00E6202A">
        <w:rPr>
          <w:rFonts w:ascii="Times New Roman" w:hAnsi="Times New Roman" w:cs="Times New Roman"/>
          <w:sz w:val="24"/>
          <w:szCs w:val="24"/>
        </w:rPr>
        <w:fldChar w:fldCharType="separate"/>
      </w:r>
      <w:r w:rsidR="00E6202A" w:rsidRPr="00E6202A">
        <w:rPr>
          <w:rFonts w:ascii="Times New Roman" w:hAnsi="Times New Roman" w:cs="Times New Roman"/>
          <w:noProof/>
          <w:sz w:val="24"/>
          <w:szCs w:val="24"/>
        </w:rPr>
        <w:t>(“CloudCompare (version 2.8),” 2017)</w:t>
      </w:r>
      <w:r w:rsidR="00E6202A">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compared to the groundtruth blender mesh using the "point to plane" tool.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tool calculates the signed distance of every point in the pointcloud to the nearest surface on the mesh, using the surface normal to determine the sign of the error. Each pointcloud was then exported and analyzed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determine how the dense reconstruction quality setting effects the pointcloud error.</w:t>
      </w:r>
    </w:p>
    <w:p w14:paraId="3A842263" w14:textId="76FA412D" w:rsidR="001A40BB" w:rsidRPr="001A40BB" w:rsidRDefault="00627FFA" w:rsidP="00C67D25">
      <w:pPr>
        <w:pStyle w:val="Heading1"/>
      </w:pPr>
      <w:ins w:id="155" w:author="Richie" w:date="2017-01-26T23:14:00Z">
        <w:r>
          <w:t xml:space="preserve">Use Case </w:t>
        </w:r>
      </w:ins>
      <w:r w:rsidR="001A40BB" w:rsidRPr="001A40BB">
        <w:t>Results</w:t>
      </w:r>
    </w:p>
    <w:p w14:paraId="7A27FC04" w14:textId="7088EDDD"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error was first visualized spatially for each reconstruction by gridding the pointcloud elevation and error using a nearest neighbor gridding technique.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number of points and standard deviation of points in each grid cell are also visualized.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for the medium quality dense reconstruction are shown in </w:t>
      </w:r>
      <w:r w:rsidR="00F008FF">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plots are useful to begin to explore the </w:t>
      </w:r>
      <w:r w:rsidRPr="001A40BB">
        <w:rPr>
          <w:rFonts w:ascii="Times New Roman" w:hAnsi="Times New Roman" w:cs="Times New Roman"/>
          <w:sz w:val="24"/>
          <w:szCs w:val="24"/>
        </w:rPr>
        <w:lastRenderedPageBreak/>
        <w:t>spatial variability in both the density and the errors in the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One initial observation for this dataset is that there is a larger standard deviation of error at the edges of the pointcloud outside the extents of the AOI.</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is due to the poor viewing geometry at the edges of the scene, and suggests that in practice these data points outside of the AOI should be either discarded or used cautiously.</w:t>
      </w:r>
    </w:p>
    <w:p w14:paraId="6AFC0D4D" w14:textId="77777777" w:rsidR="001A40BB" w:rsidRPr="001A40BB" w:rsidRDefault="001A40BB" w:rsidP="004B1D62">
      <w:pPr>
        <w:spacing w:line="240" w:lineRule="auto"/>
        <w:rPr>
          <w:rFonts w:ascii="Times New Roman" w:hAnsi="Times New Roman" w:cs="Times New Roman"/>
          <w:sz w:val="24"/>
          <w:szCs w:val="24"/>
        </w:rPr>
      </w:pPr>
      <w:commentRangeStart w:id="156"/>
      <w:r w:rsidRPr="001A40BB">
        <w:rPr>
          <w:rFonts w:ascii="Times New Roman" w:hAnsi="Times New Roman" w:cs="Times New Roman"/>
          <w:noProof/>
          <w:sz w:val="24"/>
          <w:szCs w:val="24"/>
        </w:rPr>
        <w:drawing>
          <wp:inline distT="0" distB="0" distL="0" distR="0" wp14:anchorId="6DB39C59" wp14:editId="1E81EA56">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8200"/>
                    </a:xfrm>
                    <a:prstGeom prst="rect">
                      <a:avLst/>
                    </a:prstGeom>
                  </pic:spPr>
                </pic:pic>
              </a:graphicData>
            </a:graphic>
          </wp:inline>
        </w:drawing>
      </w:r>
      <w:commentRangeEnd w:id="156"/>
      <w:r w:rsidR="00F008FF">
        <w:rPr>
          <w:rStyle w:val="CommentReference"/>
        </w:rPr>
        <w:commentReference w:id="156"/>
      </w:r>
    </w:p>
    <w:p w14:paraId="629739E2" w14:textId="33CBD98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qualitatively observe the effect of different quality dense reconstructions, a plot showing the true surface and the points from each construction in a </w:t>
      </w:r>
      <w:r w:rsidR="00F008FF" w:rsidRPr="001A40BB">
        <w:rPr>
          <w:rFonts w:ascii="Times New Roman" w:hAnsi="Times New Roman" w:cs="Times New Roman"/>
          <w:sz w:val="24"/>
          <w:szCs w:val="24"/>
        </w:rPr>
        <w:t>0.5-meter-wide</w:t>
      </w:r>
      <w:r w:rsidRPr="001A40BB">
        <w:rPr>
          <w:rFonts w:ascii="Times New Roman" w:hAnsi="Times New Roman" w:cs="Times New Roman"/>
          <w:sz w:val="24"/>
          <w:szCs w:val="24"/>
        </w:rPr>
        <w:t xml:space="preserve"> section of the 27</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box is shown in </w:t>
      </w:r>
      <w:r w:rsidR="00F008FF">
        <w:rPr>
          <w:rFonts w:ascii="Times New Roman" w:hAnsi="Times New Roman" w:cs="Times New Roman"/>
          <w:sz w:val="24"/>
          <w:szCs w:val="24"/>
        </w:rPr>
        <w:t>Figure 7</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Notice that the accuracy of each pointcloud at the sharp corners of the box improves as the quality of the reconstruction increases</w:t>
      </w:r>
      <w:r w:rsidR="00047D14">
        <w:rPr>
          <w:rFonts w:ascii="Times New Roman" w:hAnsi="Times New Roman" w:cs="Times New Roman"/>
          <w:sz w:val="24"/>
          <w:szCs w:val="24"/>
        </w:rPr>
        <w:t xml:space="preserve">, which is consistent with the </w:t>
      </w:r>
      <w:proofErr w:type="spellStart"/>
      <w:r w:rsidR="00560F97">
        <w:rPr>
          <w:rFonts w:ascii="Times New Roman" w:hAnsi="Times New Roman" w:cs="Times New Roman"/>
          <w:sz w:val="24"/>
          <w:szCs w:val="24"/>
        </w:rPr>
        <w:t>Agisoft</w:t>
      </w:r>
      <w:proofErr w:type="spellEnd"/>
      <w:r w:rsidR="00560F97">
        <w:rPr>
          <w:rFonts w:ascii="Times New Roman" w:hAnsi="Times New Roman" w:cs="Times New Roman"/>
          <w:sz w:val="24"/>
          <w:szCs w:val="24"/>
        </w:rPr>
        <w:t xml:space="preserve"> </w:t>
      </w:r>
      <w:proofErr w:type="spellStart"/>
      <w:r w:rsidR="00560F97">
        <w:rPr>
          <w:rFonts w:ascii="Times New Roman" w:hAnsi="Times New Roman" w:cs="Times New Roman"/>
          <w:sz w:val="24"/>
          <w:szCs w:val="24"/>
        </w:rPr>
        <w:t>Photoscan</w:t>
      </w:r>
      <w:proofErr w:type="spellEnd"/>
      <w:r w:rsidR="00560F97">
        <w:rPr>
          <w:rFonts w:ascii="Times New Roman" w:hAnsi="Times New Roman" w:cs="Times New Roman"/>
          <w:sz w:val="24"/>
          <w:szCs w:val="24"/>
        </w:rPr>
        <w:t xml:space="preserve"> Pro</w:t>
      </w:r>
      <w:r w:rsidR="00047D14">
        <w:rPr>
          <w:rFonts w:ascii="Times New Roman" w:hAnsi="Times New Roman" w:cs="Times New Roman"/>
          <w:sz w:val="24"/>
          <w:szCs w:val="24"/>
        </w:rPr>
        <w:t xml:space="preserve"> manual</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observation suggests that higher quality dense reconstruction settings will increase accuracy in regions with sharp corners.</w:t>
      </w:r>
    </w:p>
    <w:p w14:paraId="5E947721" w14:textId="0998EA97" w:rsidR="001A40BB" w:rsidRDefault="001A40BB" w:rsidP="004B1D62">
      <w:pPr>
        <w:spacing w:line="240" w:lineRule="auto"/>
        <w:rPr>
          <w:ins w:id="157" w:author="Richie" w:date="2017-01-31T13:25:00Z"/>
          <w:rFonts w:ascii="Times New Roman" w:hAnsi="Times New Roman" w:cs="Times New Roman"/>
          <w:sz w:val="24"/>
          <w:szCs w:val="24"/>
        </w:rPr>
      </w:pPr>
    </w:p>
    <w:p w14:paraId="558A34FE" w14:textId="77777777" w:rsidR="007F6C33" w:rsidRDefault="007F6C33" w:rsidP="007F6C33">
      <w:pPr>
        <w:keepNext/>
        <w:spacing w:line="240" w:lineRule="auto"/>
        <w:rPr>
          <w:ins w:id="158" w:author="Richie" w:date="2017-01-31T13:26:00Z"/>
        </w:rPr>
        <w:pPrChange w:id="159" w:author="Richie" w:date="2017-01-31T13:26:00Z">
          <w:pPr>
            <w:spacing w:line="240" w:lineRule="auto"/>
          </w:pPr>
        </w:pPrChange>
      </w:pPr>
      <w:ins w:id="160" w:author="Richie" w:date="2017-01-31T13:25:00Z">
        <w:r>
          <w:rPr>
            <w:rFonts w:ascii="Times New Roman" w:hAnsi="Times New Roman" w:cs="Times New Roman"/>
            <w:noProof/>
            <w:sz w:val="24"/>
            <w:szCs w:val="24"/>
          </w:rPr>
          <w:lastRenderedPageBreak/>
          <w:drawing>
            <wp:inline distT="0" distB="0" distL="0" distR="0" wp14:anchorId="5B0EE21E" wp14:editId="55887DB7">
              <wp:extent cx="5943600" cy="3653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ins>
    </w:p>
    <w:p w14:paraId="75C5D582" w14:textId="2F2022F3" w:rsidR="007F6C33" w:rsidRPr="001A40BB" w:rsidRDefault="007F6C33" w:rsidP="007F6C33">
      <w:pPr>
        <w:pStyle w:val="Caption"/>
        <w:rPr>
          <w:rFonts w:ascii="Times New Roman" w:hAnsi="Times New Roman" w:cs="Times New Roman"/>
          <w:sz w:val="24"/>
          <w:szCs w:val="24"/>
        </w:rPr>
        <w:pPrChange w:id="161" w:author="Richie" w:date="2017-01-31T13:26:00Z">
          <w:pPr>
            <w:spacing w:line="240" w:lineRule="auto"/>
          </w:pPr>
        </w:pPrChange>
      </w:pPr>
      <w:ins w:id="162" w:author="Richie" w:date="2017-01-31T13:26:00Z">
        <w:r>
          <w:t xml:space="preserve">Figure </w:t>
        </w:r>
        <w:r>
          <w:fldChar w:fldCharType="begin"/>
        </w:r>
        <w:r>
          <w:instrText xml:space="preserve"> SEQ Figure \* ARABIC </w:instrText>
        </w:r>
      </w:ins>
      <w:r>
        <w:fldChar w:fldCharType="separate"/>
      </w:r>
      <w:ins w:id="163" w:author="Richie" w:date="2017-01-31T15:33:00Z">
        <w:r w:rsidR="00C42672">
          <w:rPr>
            <w:noProof/>
          </w:rPr>
          <w:t>2</w:t>
        </w:r>
      </w:ins>
      <w:ins w:id="164" w:author="Richie" w:date="2017-01-31T13:26:00Z">
        <w:r>
          <w:fldChar w:fldCharType="end"/>
        </w:r>
        <w:r>
          <w:t xml:space="preserve">. A 50cm wide section of the </w:t>
        </w:r>
        <w:proofErr w:type="spellStart"/>
        <w:r>
          <w:t>pointcloud</w:t>
        </w:r>
        <w:proofErr w:type="spellEnd"/>
        <w:r>
          <w:t xml:space="preserve"> containing a box is shown with the dense reconstruction </w:t>
        </w:r>
        <w:proofErr w:type="spellStart"/>
        <w:r>
          <w:t>pointclouds</w:t>
        </w:r>
        <w:proofErr w:type="spellEnd"/>
        <w:r>
          <w:t xml:space="preserve"> overlaid to demonstrate the effect of </w:t>
        </w:r>
        <w:proofErr w:type="spellStart"/>
        <w:r>
          <w:t>pointcloud</w:t>
        </w:r>
        <w:proofErr w:type="spellEnd"/>
        <w:r>
          <w:t xml:space="preserve"> dense reconstruction quality on accuracy near sharp edges.</w:t>
        </w:r>
      </w:ins>
    </w:p>
    <w:p w14:paraId="4B01CF80" w14:textId="2E8197B2" w:rsidR="0068358A" w:rsidRDefault="0068358A" w:rsidP="004B1D62">
      <w:pPr>
        <w:spacing w:line="240" w:lineRule="auto"/>
        <w:ind w:firstLine="720"/>
        <w:rPr>
          <w:ins w:id="165" w:author="Richie" w:date="2017-01-26T15:13:00Z"/>
          <w:rFonts w:ascii="Times New Roman" w:hAnsi="Times New Roman" w:cs="Times New Roman"/>
          <w:sz w:val="24"/>
          <w:szCs w:val="24"/>
        </w:rPr>
      </w:pPr>
      <w:ins w:id="166" w:author="Richie" w:date="2017-01-26T15:11:00Z">
        <w:r>
          <w:rPr>
            <w:rFonts w:ascii="Times New Roman" w:hAnsi="Times New Roman" w:cs="Times New Roman"/>
            <w:sz w:val="24"/>
            <w:szCs w:val="24"/>
          </w:rPr>
          <w:t>A visualization of the</w:t>
        </w:r>
      </w:ins>
      <w:ins w:id="167" w:author="Richie" w:date="2017-01-26T15:12:00Z">
        <w:r>
          <w:rPr>
            <w:rFonts w:ascii="Times New Roman" w:hAnsi="Times New Roman" w:cs="Times New Roman"/>
            <w:sz w:val="24"/>
            <w:szCs w:val="24"/>
          </w:rPr>
          <w:t xml:space="preserve"> horizontal error of points along one side of the box is shown in Figure 8.</w:t>
        </w:r>
      </w:ins>
      <w:ins w:id="168" w:author="Richie" w:date="2017-01-26T15:13:00Z">
        <w:r>
          <w:rPr>
            <w:rFonts w:ascii="Times New Roman" w:hAnsi="Times New Roman" w:cs="Times New Roman"/>
            <w:sz w:val="24"/>
            <w:szCs w:val="24"/>
          </w:rPr>
          <w:t xml:space="preserve">  </w:t>
        </w:r>
      </w:ins>
      <w:ins w:id="169" w:author="Richie" w:date="2017-01-26T20:46:00Z">
        <w:r w:rsidR="0066586D">
          <w:rPr>
            <w:rFonts w:ascii="Times New Roman" w:hAnsi="Times New Roman" w:cs="Times New Roman"/>
            <w:sz w:val="24"/>
            <w:szCs w:val="24"/>
          </w:rPr>
          <w:t xml:space="preserve">All points within 0.25 meters </w:t>
        </w:r>
      </w:ins>
      <w:ins w:id="170" w:author="Richie" w:date="2017-01-26T22:09:00Z">
        <w:r w:rsidR="005478B8">
          <w:rPr>
            <w:rFonts w:ascii="Times New Roman" w:hAnsi="Times New Roman" w:cs="Times New Roman"/>
            <w:sz w:val="24"/>
            <w:szCs w:val="24"/>
          </w:rPr>
          <w:t xml:space="preserve">horizontally </w:t>
        </w:r>
      </w:ins>
      <w:ins w:id="171" w:author="Richie" w:date="2017-01-26T20:46:00Z">
        <w:r w:rsidR="0066586D">
          <w:rPr>
            <w:rFonts w:ascii="Times New Roman" w:hAnsi="Times New Roman" w:cs="Times New Roman"/>
            <w:sz w:val="24"/>
            <w:szCs w:val="24"/>
          </w:rPr>
          <w:t xml:space="preserve">of the face of the </w:t>
        </w:r>
      </w:ins>
      <w:ins w:id="172" w:author="Richie" w:date="2017-01-26T20:47:00Z">
        <w:r w:rsidR="005478B8">
          <w:rPr>
            <w:rFonts w:ascii="Times New Roman" w:hAnsi="Times New Roman" w:cs="Times New Roman"/>
            <w:sz w:val="24"/>
            <w:szCs w:val="24"/>
          </w:rPr>
          <w:t>box are compared to the true x</w:t>
        </w:r>
        <w:r w:rsidR="002D33CB">
          <w:rPr>
            <w:rFonts w:ascii="Times New Roman" w:hAnsi="Times New Roman" w:cs="Times New Roman"/>
            <w:sz w:val="24"/>
            <w:szCs w:val="24"/>
          </w:rPr>
          <w:t xml:space="preserve"> coordinate of the box.  This 1D error calculation along the X dimension shows how well the </w:t>
        </w:r>
      </w:ins>
      <w:ins w:id="173" w:author="Richie" w:date="2017-01-26T20:50:00Z">
        <w:r w:rsidR="002D33CB">
          <w:rPr>
            <w:rFonts w:ascii="Times New Roman" w:hAnsi="Times New Roman" w:cs="Times New Roman"/>
            <w:sz w:val="24"/>
            <w:szCs w:val="24"/>
          </w:rPr>
          <w:t xml:space="preserve">face of the box is calculated, </w:t>
        </w:r>
        <w:commentRangeStart w:id="174"/>
        <w:r w:rsidR="002D33CB">
          <w:rPr>
            <w:rFonts w:ascii="Times New Roman" w:hAnsi="Times New Roman" w:cs="Times New Roman"/>
            <w:sz w:val="24"/>
            <w:szCs w:val="24"/>
          </w:rPr>
          <w:t>and errors along the edge of the box and along the gro</w:t>
        </w:r>
        <w:r w:rsidR="00005D16">
          <w:rPr>
            <w:rFonts w:ascii="Times New Roman" w:hAnsi="Times New Roman" w:cs="Times New Roman"/>
            <w:sz w:val="24"/>
            <w:szCs w:val="24"/>
          </w:rPr>
          <w:t>und surface should be ignored</w:t>
        </w:r>
      </w:ins>
      <w:commentRangeEnd w:id="174"/>
      <w:ins w:id="175" w:author="Richie" w:date="2017-01-26T22:09:00Z">
        <w:r w:rsidR="0021675C">
          <w:rPr>
            <w:rStyle w:val="CommentReference"/>
          </w:rPr>
          <w:commentReference w:id="174"/>
        </w:r>
      </w:ins>
      <w:ins w:id="176" w:author="Richie" w:date="2017-01-26T20:50:00Z">
        <w:r w:rsidR="00005D16">
          <w:rPr>
            <w:rFonts w:ascii="Times New Roman" w:hAnsi="Times New Roman" w:cs="Times New Roman"/>
            <w:sz w:val="24"/>
            <w:szCs w:val="24"/>
          </w:rPr>
          <w:t xml:space="preserve">.  The regions that are white </w:t>
        </w:r>
      </w:ins>
      <w:ins w:id="177" w:author="Richie" w:date="2017-01-26T21:14:00Z">
        <w:r w:rsidR="00005D16">
          <w:rPr>
            <w:rFonts w:ascii="Times New Roman" w:hAnsi="Times New Roman" w:cs="Times New Roman"/>
            <w:sz w:val="24"/>
            <w:szCs w:val="24"/>
          </w:rPr>
          <w:t xml:space="preserve">demonstrate where there are no data points.  </w:t>
        </w:r>
      </w:ins>
      <w:ins w:id="178" w:author="Richie" w:date="2017-01-26T22:10:00Z">
        <w:r w:rsidR="0021675C">
          <w:rPr>
            <w:rFonts w:ascii="Times New Roman" w:hAnsi="Times New Roman" w:cs="Times New Roman"/>
            <w:sz w:val="24"/>
            <w:szCs w:val="24"/>
          </w:rPr>
          <w:t xml:space="preserve">The size and location of these data gaps varies between each </w:t>
        </w:r>
        <w:proofErr w:type="spellStart"/>
        <w:r w:rsidR="0021675C">
          <w:rPr>
            <w:rFonts w:ascii="Times New Roman" w:hAnsi="Times New Roman" w:cs="Times New Roman"/>
            <w:sz w:val="24"/>
            <w:szCs w:val="24"/>
          </w:rPr>
          <w:t>pointcloud</w:t>
        </w:r>
      </w:ins>
      <w:proofErr w:type="spellEnd"/>
      <w:ins w:id="179" w:author="Richie" w:date="2017-01-26T22:11:00Z">
        <w:r w:rsidR="0021675C">
          <w:rPr>
            <w:rFonts w:ascii="Times New Roman" w:hAnsi="Times New Roman" w:cs="Times New Roman"/>
            <w:sz w:val="24"/>
            <w:szCs w:val="24"/>
          </w:rPr>
          <w:t>.  For example, the</w:t>
        </w:r>
      </w:ins>
      <w:ins w:id="180" w:author="Richie" w:date="2017-01-26T22:12:00Z">
        <w:r w:rsidR="0021675C">
          <w:rPr>
            <w:rFonts w:ascii="Times New Roman" w:hAnsi="Times New Roman" w:cs="Times New Roman"/>
            <w:sz w:val="24"/>
            <w:szCs w:val="24"/>
          </w:rPr>
          <w:t xml:space="preserve"> High </w:t>
        </w:r>
        <w:proofErr w:type="spellStart"/>
        <w:r w:rsidR="0021675C">
          <w:rPr>
            <w:rFonts w:ascii="Times New Roman" w:hAnsi="Times New Roman" w:cs="Times New Roman"/>
            <w:sz w:val="24"/>
            <w:szCs w:val="24"/>
          </w:rPr>
          <w:t>pointcloud</w:t>
        </w:r>
        <w:proofErr w:type="spellEnd"/>
        <w:r w:rsidR="0021675C">
          <w:rPr>
            <w:rFonts w:ascii="Times New Roman" w:hAnsi="Times New Roman" w:cs="Times New Roman"/>
            <w:sz w:val="24"/>
            <w:szCs w:val="24"/>
          </w:rPr>
          <w:t xml:space="preserve"> contains points in the lower center of the cube, while the ultrahigh does not.  While the data gap in the ultra-high appears to be correlated to</w:t>
        </w:r>
      </w:ins>
      <w:ins w:id="181" w:author="Richie" w:date="2017-01-26T22:13:00Z">
        <w:r w:rsidR="0021675C">
          <w:rPr>
            <w:rFonts w:ascii="Times New Roman" w:hAnsi="Times New Roman" w:cs="Times New Roman"/>
            <w:sz w:val="24"/>
            <w:szCs w:val="24"/>
          </w:rPr>
          <w:t xml:space="preserve"> a region of low texture on the actual image, further research is required to determine the cause.</w:t>
        </w:r>
      </w:ins>
      <w:ins w:id="182" w:author="Richie" w:date="2017-01-26T22:11:00Z">
        <w:r w:rsidR="0021675C">
          <w:rPr>
            <w:rFonts w:ascii="Times New Roman" w:hAnsi="Times New Roman" w:cs="Times New Roman"/>
            <w:sz w:val="24"/>
            <w:szCs w:val="24"/>
          </w:rPr>
          <w:t xml:space="preserve">  </w:t>
        </w:r>
      </w:ins>
      <w:ins w:id="183" w:author="Richie" w:date="2017-01-26T22:10:00Z">
        <w:r w:rsidR="0021675C">
          <w:rPr>
            <w:rFonts w:ascii="Times New Roman" w:hAnsi="Times New Roman" w:cs="Times New Roman"/>
            <w:sz w:val="24"/>
            <w:szCs w:val="24"/>
          </w:rPr>
          <w:t xml:space="preserve"> </w:t>
        </w:r>
      </w:ins>
    </w:p>
    <w:p w14:paraId="2F27D4C1" w14:textId="1BDCF490" w:rsidR="00A04A83" w:rsidRDefault="0068358A" w:rsidP="0068358A">
      <w:pPr>
        <w:spacing w:line="240" w:lineRule="auto"/>
        <w:jc w:val="center"/>
        <w:rPr>
          <w:ins w:id="184" w:author="Richie" w:date="2017-01-26T15:11:00Z"/>
          <w:rFonts w:ascii="Times New Roman" w:hAnsi="Times New Roman" w:cs="Times New Roman"/>
          <w:sz w:val="24"/>
          <w:szCs w:val="24"/>
        </w:rPr>
      </w:pPr>
      <w:commentRangeStart w:id="185"/>
      <w:ins w:id="186" w:author="Richie" w:date="2017-01-26T15:14:00Z">
        <w:r>
          <w:rPr>
            <w:noProof/>
          </w:rPr>
          <w:lastRenderedPageBreak/>
          <w:drawing>
            <wp:inline distT="0" distB="0" distL="0" distR="0" wp14:anchorId="11BAC263" wp14:editId="1882B8B5">
              <wp:extent cx="6143625" cy="3717579"/>
              <wp:effectExtent l="0" t="0" r="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387"/>
                      <a:stretch/>
                    </pic:blipFill>
                    <pic:spPr bwMode="auto">
                      <a:xfrm>
                        <a:off x="0" y="0"/>
                        <a:ext cx="6152860" cy="372316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85"/>
      <w:ins w:id="187" w:author="Richie" w:date="2017-01-26T23:06:00Z">
        <w:r w:rsidR="004225EB">
          <w:rPr>
            <w:rStyle w:val="CommentReference"/>
          </w:rPr>
          <w:commentReference w:id="185"/>
        </w:r>
      </w:ins>
    </w:p>
    <w:p w14:paraId="4600CBD7" w14:textId="77777777" w:rsidR="00A04A83" w:rsidRDefault="00A04A83" w:rsidP="004B1D62">
      <w:pPr>
        <w:spacing w:line="240" w:lineRule="auto"/>
        <w:ind w:firstLine="720"/>
        <w:rPr>
          <w:ins w:id="188" w:author="Richie" w:date="2017-01-26T15:11:00Z"/>
          <w:rFonts w:ascii="Times New Roman" w:hAnsi="Times New Roman" w:cs="Times New Roman"/>
          <w:sz w:val="24"/>
          <w:szCs w:val="24"/>
        </w:rPr>
      </w:pPr>
    </w:p>
    <w:p w14:paraId="00AB19A3" w14:textId="2619C755"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more quantitative, statistical assessment is performed to assess the error throughout the entire scene by calculating a histogram for the distribution of error i</w:t>
      </w:r>
      <w:r w:rsidR="00F008FF">
        <w:rPr>
          <w:rFonts w:ascii="Times New Roman" w:hAnsi="Times New Roman" w:cs="Times New Roman"/>
          <w:sz w:val="24"/>
          <w:szCs w:val="24"/>
        </w:rPr>
        <w:t>n each pointcloud, as shown in Figure 8</w:t>
      </w:r>
      <w:r w:rsidRPr="001A40BB">
        <w:rPr>
          <w:rFonts w:ascii="Times New Roman" w:hAnsi="Times New Roman" w:cs="Times New Roman"/>
          <w:sz w:val="24"/>
          <w:szCs w:val="24"/>
        </w:rPr>
        <w:t>. These distributions bolster the conclusion derived from the box profile plot, which is that higher quality dense reconstruction settings yield more accurate results than a lower quality reconstruction.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 accuracy of the GCPs</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as provided in</w:t>
      </w:r>
      <w:r w:rsidR="00AF42BC">
        <w:rPr>
          <w:rFonts w:ascii="Times New Roman" w:hAnsi="Times New Roman" w:cs="Times New Roman"/>
          <w:sz w:val="24"/>
          <w:szCs w:val="24"/>
        </w:rPr>
        <w:t xml:space="preserve"> </w:t>
      </w:r>
      <w:proofErr w:type="spellStart"/>
      <w:r w:rsidR="00AF42BC">
        <w:rPr>
          <w:rFonts w:ascii="Times New Roman" w:hAnsi="Times New Roman" w:cs="Times New Roman"/>
          <w:sz w:val="24"/>
          <w:szCs w:val="24"/>
        </w:rPr>
        <w:t>Agisoft</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Photoscan</w:t>
      </w:r>
      <w:proofErr w:type="spellEnd"/>
      <w:r w:rsidR="00F008FF">
        <w:rPr>
          <w:rFonts w:ascii="Times New Roman" w:hAnsi="Times New Roman" w:cs="Times New Roman"/>
          <w:sz w:val="24"/>
          <w:szCs w:val="24"/>
        </w:rPr>
        <w:t>,</w:t>
      </w:r>
      <w:r w:rsidRPr="001A40BB">
        <w:rPr>
          <w:rFonts w:ascii="Times New Roman" w:hAnsi="Times New Roman" w:cs="Times New Roman"/>
          <w:sz w:val="24"/>
          <w:szCs w:val="24"/>
        </w:rPr>
        <w:t xml:space="preserve"> </w:t>
      </w:r>
      <w:r w:rsidR="00911081">
        <w:rPr>
          <w:rFonts w:ascii="Times New Roman" w:hAnsi="Times New Roman" w:cs="Times New Roman"/>
          <w:sz w:val="24"/>
          <w:szCs w:val="24"/>
        </w:rPr>
        <w:t xml:space="preserve">averaged </w:t>
      </w:r>
      <w:r w:rsidRPr="001A40BB">
        <w:rPr>
          <w:rFonts w:ascii="Times New Roman" w:hAnsi="Times New Roman" w:cs="Times New Roman"/>
          <w:sz w:val="24"/>
          <w:szCs w:val="24"/>
        </w:rPr>
        <w:t>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 xml:space="preserve">mm </w:t>
      </w:r>
      <w:r w:rsidR="00911081">
        <w:rPr>
          <w:rFonts w:ascii="Times New Roman" w:hAnsi="Times New Roman" w:cs="Times New Roman"/>
          <w:sz w:val="24"/>
          <w:szCs w:val="24"/>
        </w:rPr>
        <w:t>(</w:t>
      </w:r>
      <w:r w:rsidRPr="001A40BB">
        <w:rPr>
          <w:rFonts w:ascii="Times New Roman" w:hAnsi="Times New Roman" w:cs="Times New Roman"/>
          <w:sz w:val="24"/>
          <w:szCs w:val="24"/>
        </w:rPr>
        <w:t>RMSE</w:t>
      </w:r>
      <w:r w:rsidR="00911081">
        <w:rPr>
          <w:rFonts w:ascii="Times New Roman" w:hAnsi="Times New Roman" w:cs="Times New Roman"/>
          <w:sz w:val="24"/>
          <w:szCs w:val="24"/>
        </w:rPr>
        <w:t>)</w:t>
      </w:r>
      <w:r w:rsidRPr="001A40BB">
        <w:rPr>
          <w:rFonts w:ascii="Times New Roman" w:hAnsi="Times New Roman" w:cs="Times New Roman"/>
          <w:sz w:val="24"/>
          <w:szCs w:val="24"/>
        </w:rPr>
        <w:t xml:space="preserve">, the </w:t>
      </w:r>
      <w:r w:rsidR="00911081">
        <w:rPr>
          <w:rFonts w:ascii="Times New Roman" w:hAnsi="Times New Roman" w:cs="Times New Roman"/>
          <w:sz w:val="24"/>
          <w:szCs w:val="24"/>
        </w:rPr>
        <w:t>standard deviations of the points from the dense reconstruction ranged</w:t>
      </w:r>
      <w:r w:rsidRPr="001A40BB">
        <w:rPr>
          <w:rFonts w:ascii="Times New Roman" w:hAnsi="Times New Roman" w:cs="Times New Roman"/>
          <w:sz w:val="24"/>
          <w:szCs w:val="24"/>
        </w:rPr>
        <w:t xml:space="preserve"> from 2.6</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 to 32.3</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F008FF">
        <w:rPr>
          <w:rFonts w:ascii="Times New Roman" w:hAnsi="Times New Roman" w:cs="Times New Roman"/>
          <w:sz w:val="24"/>
          <w:szCs w:val="24"/>
        </w:rPr>
        <w:t>, as shown in 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observation indicates that the GCP accuracy table is insufficient as a metric to depict the accuracy of the resultant dense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these conclusions suggest general trends</w:t>
      </w:r>
      <w:r w:rsidR="00911081">
        <w:rPr>
          <w:rFonts w:ascii="Times New Roman" w:hAnsi="Times New Roman" w:cs="Times New Roman"/>
          <w:sz w:val="24"/>
          <w:szCs w:val="24"/>
        </w:rPr>
        <w:t>,</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further experimentation is required in order for the accuracy and magnitudes of the distribution to be generalized.</w:t>
      </w:r>
    </w:p>
    <w:p w14:paraId="3F03443A" w14:textId="6C6D1CDB" w:rsidR="001A40BB" w:rsidRDefault="001A40BB" w:rsidP="004B1D62">
      <w:pPr>
        <w:spacing w:line="240" w:lineRule="auto"/>
        <w:rPr>
          <w:ins w:id="189" w:author="Richie" w:date="2017-01-31T12:18:00Z"/>
          <w:rFonts w:ascii="Times New Roman" w:hAnsi="Times New Roman" w:cs="Times New Roman"/>
          <w:sz w:val="24"/>
          <w:szCs w:val="24"/>
        </w:rPr>
      </w:pPr>
    </w:p>
    <w:p w14:paraId="57087CB9" w14:textId="77777777" w:rsidR="00641555" w:rsidRDefault="00641555" w:rsidP="00641555">
      <w:pPr>
        <w:keepNext/>
        <w:spacing w:line="240" w:lineRule="auto"/>
        <w:rPr>
          <w:ins w:id="190" w:author="Richie" w:date="2017-01-31T12:19:00Z"/>
        </w:rPr>
        <w:pPrChange w:id="191" w:author="Richie" w:date="2017-01-31T12:19:00Z">
          <w:pPr>
            <w:spacing w:line="240" w:lineRule="auto"/>
          </w:pPr>
        </w:pPrChange>
      </w:pPr>
      <w:ins w:id="192" w:author="Richie" w:date="2017-01-31T12:18:00Z">
        <w:r>
          <w:rPr>
            <w:noProof/>
          </w:rPr>
          <w:lastRenderedPageBreak/>
          <w:drawing>
            <wp:inline distT="0" distB="0" distL="0" distR="0" wp14:anchorId="720428F9" wp14:editId="5F94D6D5">
              <wp:extent cx="5943600" cy="2381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2381638"/>
                      </a:xfrm>
                      <a:prstGeom prst="rect">
                        <a:avLst/>
                      </a:prstGeom>
                      <a:noFill/>
                      <a:ln>
                        <a:noFill/>
                      </a:ln>
                    </pic:spPr>
                  </pic:pic>
                </a:graphicData>
              </a:graphic>
            </wp:inline>
          </w:drawing>
        </w:r>
      </w:ins>
    </w:p>
    <w:p w14:paraId="0A2AF983" w14:textId="4D0E3DDF" w:rsidR="00641555" w:rsidRPr="001A40BB" w:rsidRDefault="00641555" w:rsidP="00641555">
      <w:pPr>
        <w:pStyle w:val="Caption"/>
        <w:rPr>
          <w:rFonts w:ascii="Times New Roman" w:hAnsi="Times New Roman" w:cs="Times New Roman"/>
          <w:sz w:val="24"/>
          <w:szCs w:val="24"/>
        </w:rPr>
        <w:pPrChange w:id="193" w:author="Richie" w:date="2017-01-31T12:19:00Z">
          <w:pPr>
            <w:spacing w:line="240" w:lineRule="auto"/>
          </w:pPr>
        </w:pPrChange>
      </w:pPr>
      <w:ins w:id="194" w:author="Richie" w:date="2017-01-31T12:19:00Z">
        <w:r>
          <w:t xml:space="preserve">Figure </w:t>
        </w:r>
        <w:r>
          <w:fldChar w:fldCharType="begin"/>
        </w:r>
        <w:r>
          <w:instrText xml:space="preserve"> SEQ Figure \* ARABIC </w:instrText>
        </w:r>
      </w:ins>
      <w:r>
        <w:fldChar w:fldCharType="separate"/>
      </w:r>
      <w:ins w:id="195" w:author="Richie" w:date="2017-01-31T15:33:00Z">
        <w:r w:rsidR="00C42672">
          <w:rPr>
            <w:noProof/>
          </w:rPr>
          <w:t>3</w:t>
        </w:r>
      </w:ins>
      <w:ins w:id="196" w:author="Richie" w:date="2017-01-31T12:19:00Z">
        <w:r>
          <w:fldChar w:fldCharType="end"/>
        </w:r>
        <w:r>
          <w:t xml:space="preserve">. The signed error probability distribution for each of the calculated dense </w:t>
        </w:r>
        <w:proofErr w:type="spellStart"/>
        <w:r>
          <w:t>pointclouds</w:t>
        </w:r>
        <w:proofErr w:type="spellEnd"/>
        <w:r>
          <w:t xml:space="preserve"> suggests that the higher the dense </w:t>
        </w:r>
        <w:proofErr w:type="spellStart"/>
        <w:r>
          <w:t>reconstrction</w:t>
        </w:r>
        <w:proofErr w:type="spellEnd"/>
        <w:r>
          <w:t xml:space="preserve"> quality, the better the accuracy</w:t>
        </w:r>
      </w:ins>
    </w:p>
    <w:p w14:paraId="7B5D3FE2" w14:textId="77777777" w:rsidR="001A40BB" w:rsidRPr="001A40BB" w:rsidRDefault="001A40BB" w:rsidP="00AF42BC">
      <w:pPr>
        <w:pStyle w:val="Heading1"/>
      </w:pPr>
      <w:r w:rsidRPr="001A40BB">
        <w:t>Discussion</w:t>
      </w:r>
    </w:p>
    <w:p w14:paraId="4368AC19" w14:textId="620C822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case demonstration provides </w:t>
      </w:r>
      <w:r w:rsidR="00911081">
        <w:rPr>
          <w:rFonts w:ascii="Times New Roman" w:hAnsi="Times New Roman" w:cs="Times New Roman"/>
          <w:sz w:val="24"/>
          <w:szCs w:val="24"/>
        </w:rPr>
        <w:t>just one</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example of the type of rigorous analysis that can be obtained by utilizing computer generated imagery, rather than field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It is important to note that the data and results associated in this experiment are closely coupled to the texture and topography of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Future work will vary these independent variables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assess their effect on pointcloud accuracy.</w:t>
      </w:r>
    </w:p>
    <w:p w14:paraId="7125DA0E" w14:textId="325262AA"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first conclusion from this experiment is that the error and standard deviation of error are larger for points outside of the area of interest, which in this experiment was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 to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 in both the x and y directions.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is shown in the spatial error plot in </w:t>
      </w:r>
      <w:r w:rsidR="008F05CD">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cause of this error is the poor viewing geometry of these points, where they are only seen by a few cameras at oblique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practice, these points should be included in the final data product with caution, as it is shown here that the errors can be significantly greater than </w:t>
      </w:r>
      <w:r w:rsidR="008F05CD">
        <w:rPr>
          <w:rFonts w:ascii="Times New Roman" w:hAnsi="Times New Roman" w:cs="Times New Roman"/>
          <w:sz w:val="24"/>
          <w:szCs w:val="24"/>
        </w:rPr>
        <w:t>those within</w:t>
      </w:r>
      <w:r w:rsidRPr="001A40BB">
        <w:rPr>
          <w:rFonts w:ascii="Times New Roman" w:hAnsi="Times New Roman" w:cs="Times New Roman"/>
          <w:sz w:val="24"/>
          <w:szCs w:val="24"/>
        </w:rPr>
        <w:t xml:space="preserve"> the AOI.</w:t>
      </w:r>
      <w:r w:rsidR="002A5482">
        <w:rPr>
          <w:rFonts w:ascii="Times New Roman" w:hAnsi="Times New Roman" w:cs="Times New Roman"/>
          <w:sz w:val="24"/>
          <w:szCs w:val="24"/>
        </w:rPr>
        <w:t xml:space="preserve"> </w:t>
      </w:r>
    </w:p>
    <w:p w14:paraId="1B926C07" w14:textId="4CCD4E2D"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conclusion from this experiment is that a higher quality dense pointcloud results in a more accurate pointcloud, as shown qualitatively in </w:t>
      </w:r>
      <w:r w:rsidR="008F05CD">
        <w:rPr>
          <w:rFonts w:ascii="Times New Roman" w:hAnsi="Times New Roman" w:cs="Times New Roman"/>
          <w:sz w:val="24"/>
          <w:szCs w:val="24"/>
        </w:rPr>
        <w:t>Figure 7</w:t>
      </w:r>
      <w:r w:rsidRPr="001A40BB">
        <w:rPr>
          <w:rFonts w:ascii="Times New Roman" w:hAnsi="Times New Roman" w:cs="Times New Roman"/>
          <w:sz w:val="24"/>
          <w:szCs w:val="24"/>
        </w:rPr>
        <w:t xml:space="preserve"> and quantitatively in </w:t>
      </w:r>
      <w:r w:rsidR="008F05CD">
        <w:rPr>
          <w:rFonts w:ascii="Times New Roman" w:hAnsi="Times New Roman" w:cs="Times New Roman"/>
          <w:sz w:val="24"/>
          <w:szCs w:val="24"/>
        </w:rPr>
        <w:t>Figure 8</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quality settings in Photoscan determines the amount of downsampling of the imagery that should occur before performing the reconstruction algorithm.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proofErr w:type="spellStart"/>
      <w:r w:rsidRPr="001A40BB">
        <w:rPr>
          <w:rFonts w:ascii="Times New Roman" w:hAnsi="Times New Roman" w:cs="Times New Roman"/>
          <w:sz w:val="24"/>
          <w:szCs w:val="24"/>
        </w:rPr>
        <w:t>downsampling</w:t>
      </w:r>
      <w:proofErr w:type="spellEnd"/>
      <w:r w:rsidRPr="001A40BB">
        <w:rPr>
          <w:rFonts w:ascii="Times New Roman" w:hAnsi="Times New Roman" w:cs="Times New Roman"/>
          <w:sz w:val="24"/>
          <w:szCs w:val="24"/>
        </w:rPr>
        <w:t xml:space="preserve"> of the imagery removes some of the finer texture details in the imagery, and therefor reduces the quality of the </w:t>
      </w:r>
      <w:proofErr w:type="spellStart"/>
      <w:r w:rsidRPr="001A40BB">
        <w:rPr>
          <w:rFonts w:ascii="Times New Roman" w:hAnsi="Times New Roman" w:cs="Times New Roman"/>
          <w:sz w:val="24"/>
          <w:szCs w:val="24"/>
        </w:rPr>
        <w:t>keypoint</w:t>
      </w:r>
      <w:proofErr w:type="spellEnd"/>
      <w:r w:rsidRPr="001A40BB">
        <w:rPr>
          <w:rFonts w:ascii="Times New Roman" w:hAnsi="Times New Roman" w:cs="Times New Roman"/>
          <w:sz w:val="24"/>
          <w:szCs w:val="24"/>
        </w:rPr>
        <w:t xml:space="preserve"> matching.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authors recommend using the highest quality</w:t>
      </w:r>
      <w:ins w:id="197" w:author="Richie" w:date="2017-01-26T22:38:00Z">
        <w:r w:rsidR="00F131A3">
          <w:rPr>
            <w:rFonts w:ascii="Times New Roman" w:hAnsi="Times New Roman" w:cs="Times New Roman"/>
            <w:sz w:val="24"/>
            <w:szCs w:val="24"/>
          </w:rPr>
          <w:t xml:space="preserve"> dense reconstruction</w:t>
        </w:r>
      </w:ins>
      <w:r w:rsidRPr="001A40BB">
        <w:rPr>
          <w:rFonts w:ascii="Times New Roman" w:hAnsi="Times New Roman" w:cs="Times New Roman"/>
          <w:sz w:val="24"/>
          <w:szCs w:val="24"/>
        </w:rPr>
        <w:t xml:space="preserve"> setting that the computer processing the dataset can handle.</w:t>
      </w:r>
      <w:r w:rsidR="002A5482">
        <w:rPr>
          <w:rFonts w:ascii="Times New Roman" w:hAnsi="Times New Roman" w:cs="Times New Roman"/>
          <w:sz w:val="24"/>
          <w:szCs w:val="24"/>
        </w:rPr>
        <w:t xml:space="preserve"> </w:t>
      </w:r>
      <w:ins w:id="198" w:author="Richie" w:date="2017-01-26T22:38:00Z">
        <w:r w:rsidR="00F131A3">
          <w:rPr>
            <w:rFonts w:ascii="Times New Roman" w:hAnsi="Times New Roman" w:cs="Times New Roman"/>
            <w:sz w:val="24"/>
            <w:szCs w:val="24"/>
          </w:rPr>
          <w:t xml:space="preserve">However, if there are noticeable data gaps in the </w:t>
        </w:r>
        <w:proofErr w:type="spellStart"/>
        <w:r w:rsidR="00F131A3">
          <w:rPr>
            <w:rFonts w:ascii="Times New Roman" w:hAnsi="Times New Roman" w:cs="Times New Roman"/>
            <w:sz w:val="24"/>
            <w:szCs w:val="24"/>
          </w:rPr>
          <w:t>pointcloud</w:t>
        </w:r>
        <w:proofErr w:type="spellEnd"/>
        <w:r w:rsidR="00F131A3">
          <w:rPr>
            <w:rFonts w:ascii="Times New Roman" w:hAnsi="Times New Roman" w:cs="Times New Roman"/>
            <w:sz w:val="24"/>
            <w:szCs w:val="24"/>
          </w:rPr>
          <w:t xml:space="preserve">, consider processing the </w:t>
        </w:r>
        <w:proofErr w:type="spellStart"/>
        <w:r w:rsidR="00F131A3">
          <w:rPr>
            <w:rFonts w:ascii="Times New Roman" w:hAnsi="Times New Roman" w:cs="Times New Roman"/>
            <w:sz w:val="24"/>
            <w:szCs w:val="24"/>
          </w:rPr>
          <w:t>pointcloud</w:t>
        </w:r>
        <w:proofErr w:type="spellEnd"/>
        <w:r w:rsidR="00F131A3">
          <w:rPr>
            <w:rFonts w:ascii="Times New Roman" w:hAnsi="Times New Roman" w:cs="Times New Roman"/>
            <w:sz w:val="24"/>
            <w:szCs w:val="24"/>
          </w:rPr>
          <w:t xml:space="preserve"> on a lower </w:t>
        </w:r>
      </w:ins>
      <w:ins w:id="199" w:author="Richie" w:date="2017-01-26T22:39:00Z">
        <w:r w:rsidR="00F131A3">
          <w:rPr>
            <w:rFonts w:ascii="Times New Roman" w:hAnsi="Times New Roman" w:cs="Times New Roman"/>
            <w:sz w:val="24"/>
            <w:szCs w:val="24"/>
          </w:rPr>
          <w:t xml:space="preserve">dense reconstruction setting and merging the </w:t>
        </w:r>
        <w:proofErr w:type="spellStart"/>
        <w:r w:rsidR="00F131A3">
          <w:rPr>
            <w:rFonts w:ascii="Times New Roman" w:hAnsi="Times New Roman" w:cs="Times New Roman"/>
            <w:sz w:val="24"/>
            <w:szCs w:val="24"/>
          </w:rPr>
          <w:t>pointclouds</w:t>
        </w:r>
        <w:proofErr w:type="spellEnd"/>
        <w:r w:rsidR="00F131A3">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For this experiment, a relatively small number of </w:t>
      </w:r>
      <w:r w:rsidR="008F05CD">
        <w:rPr>
          <w:rFonts w:ascii="Times New Roman" w:hAnsi="Times New Roman" w:cs="Times New Roman"/>
          <w:sz w:val="24"/>
          <w:szCs w:val="24"/>
        </w:rPr>
        <w:t xml:space="preserve">20Mp </w:t>
      </w:r>
      <w:r w:rsidRPr="001A40BB">
        <w:rPr>
          <w:rFonts w:ascii="Times New Roman" w:hAnsi="Times New Roman" w:cs="Times New Roman"/>
          <w:sz w:val="24"/>
          <w:szCs w:val="24"/>
        </w:rPr>
        <w:t xml:space="preserve">images (77) were used to create the dense pointcloud, which took almost 12 hours for the highest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setting.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for this setting also contained 186 Million points, which caused some pointcloud data viewers and processing to fail due to memory issues.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w:t>
      </w:r>
      <w:r w:rsidR="00560F9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may not be a possible solution for all experiments.</w:t>
      </w:r>
      <w:r w:rsidR="002A5482">
        <w:rPr>
          <w:rFonts w:ascii="Times New Roman" w:hAnsi="Times New Roman" w:cs="Times New Roman"/>
          <w:sz w:val="24"/>
          <w:szCs w:val="24"/>
        </w:rPr>
        <w:t xml:space="preserve"> </w:t>
      </w:r>
    </w:p>
    <w:p w14:paraId="51F9470B" w14:textId="2A6729B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third conclusion is that the RMSE of the GCP control network as shown in Agisoft Photoscan </w:t>
      </w:r>
      <w:r w:rsidR="008F05CD">
        <w:rPr>
          <w:rFonts w:ascii="Times New Roman" w:hAnsi="Times New Roman" w:cs="Times New Roman"/>
          <w:sz w:val="24"/>
          <w:szCs w:val="24"/>
        </w:rPr>
        <w:t xml:space="preserve">Pro </w:t>
      </w:r>
      <w:r w:rsidRPr="001A40BB">
        <w:rPr>
          <w:rFonts w:ascii="Times New Roman" w:hAnsi="Times New Roman" w:cs="Times New Roman"/>
          <w:sz w:val="24"/>
          <w:szCs w:val="24"/>
        </w:rPr>
        <w:t xml:space="preserve">is insufficient to characterize the accuracy of the resultant dense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w:t>
      </w:r>
      <w:r w:rsidRPr="001A40BB">
        <w:rPr>
          <w:rFonts w:ascii="Times New Roman" w:hAnsi="Times New Roman" w:cs="Times New Roman"/>
          <w:sz w:val="24"/>
          <w:szCs w:val="24"/>
        </w:rPr>
        <w:lastRenderedPageBreak/>
        <w:t>this extremely idealized experiment, where the GCP positions, pixel coordinates of GCPs, camera positions, and camera calibration were all input precisely, the GCP control network 3D RMSE was 0.38</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smallest standard deviation of the pointcloud error, using the "</w:t>
      </w:r>
      <w:r w:rsidR="00381F6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quality setting, is 2.6mm and the largest standard deviation, using the "lowest" setting, </w:t>
      </w:r>
      <w:r w:rsidR="00381F67" w:rsidRPr="001A40BB">
        <w:rPr>
          <w:rFonts w:ascii="Times New Roman" w:hAnsi="Times New Roman" w:cs="Times New Roman"/>
          <w:sz w:val="24"/>
          <w:szCs w:val="24"/>
        </w:rPr>
        <w:t>is 32</w:t>
      </w:r>
      <w:r w:rsidRPr="001A40BB">
        <w:rPr>
          <w:rFonts w:ascii="Times New Roman" w:hAnsi="Times New Roman" w:cs="Times New Roman"/>
          <w:sz w:val="24"/>
          <w:szCs w:val="24"/>
        </w:rPr>
        <w:t>.3</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 xml:space="preserve">mm, as shown in </w:t>
      </w:r>
      <w:r w:rsidR="008F05CD">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Further experimentation is needed to determine the relationship between the GCP total RMSE and the </w:t>
      </w:r>
      <w:r w:rsidR="008F05CD">
        <w:rPr>
          <w:rFonts w:ascii="Times New Roman" w:hAnsi="Times New Roman" w:cs="Times New Roman"/>
          <w:sz w:val="24"/>
          <w:szCs w:val="24"/>
        </w:rPr>
        <w:t>RMSE</w:t>
      </w:r>
      <w:r w:rsidRPr="001A40BB">
        <w:rPr>
          <w:rFonts w:ascii="Times New Roman" w:hAnsi="Times New Roman" w:cs="Times New Roman"/>
          <w:sz w:val="24"/>
          <w:szCs w:val="24"/>
        </w:rPr>
        <w:t xml:space="preserve"> of the dense </w:t>
      </w:r>
      <w:proofErr w:type="spellStart"/>
      <w:r w:rsidRPr="001A40BB">
        <w:rPr>
          <w:rFonts w:ascii="Times New Roman" w:hAnsi="Times New Roman" w:cs="Times New Roman"/>
          <w:sz w:val="24"/>
          <w:szCs w:val="24"/>
        </w:rPr>
        <w:t>pointcloud</w:t>
      </w:r>
      <w:proofErr w:type="spellEnd"/>
      <w:r w:rsidR="008F05CD">
        <w:rPr>
          <w:rFonts w:ascii="Times New Roman" w:hAnsi="Times New Roman" w:cs="Times New Roman"/>
          <w:sz w:val="24"/>
          <w:szCs w:val="24"/>
        </w:rPr>
        <w:t>.</w:t>
      </w:r>
      <w:r w:rsidR="002A5482">
        <w:rPr>
          <w:rFonts w:ascii="Times New Roman" w:hAnsi="Times New Roman" w:cs="Times New Roman"/>
          <w:sz w:val="24"/>
          <w:szCs w:val="24"/>
        </w:rPr>
        <w:t xml:space="preserve"> </w:t>
      </w:r>
      <w:r w:rsidR="008F05CD">
        <w:rPr>
          <w:rFonts w:ascii="Times New Roman" w:hAnsi="Times New Roman" w:cs="Times New Roman"/>
          <w:sz w:val="24"/>
          <w:szCs w:val="24"/>
        </w:rPr>
        <w:t>T</w:t>
      </w:r>
      <w:r w:rsidRPr="001A40BB">
        <w:rPr>
          <w:rFonts w:ascii="Times New Roman" w:hAnsi="Times New Roman" w:cs="Times New Roman"/>
          <w:sz w:val="24"/>
          <w:szCs w:val="24"/>
        </w:rPr>
        <w:t>his workflow is well suited to perform the experimentation required to make accurate generalized conclusions with confidence.</w:t>
      </w:r>
    </w:p>
    <w:p w14:paraId="632741C4" w14:textId="77777777" w:rsidR="001A40BB" w:rsidRPr="001A40BB" w:rsidRDefault="001A40BB" w:rsidP="00AF42BC">
      <w:pPr>
        <w:pStyle w:val="Heading2"/>
      </w:pPr>
      <w:r w:rsidRPr="001A40BB">
        <w:t>Methodology Implications</w:t>
      </w:r>
    </w:p>
    <w:p w14:paraId="7412F50F" w14:textId="7CAE7D5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This methodology generates photogrammetrically accurate imagery rendered using a pinhole camera model of a scene with various </w:t>
      </w:r>
      <w:r w:rsidR="008F05CD">
        <w:rPr>
          <w:rFonts w:ascii="Times New Roman" w:hAnsi="Times New Roman" w:cs="Times New Roman"/>
          <w:sz w:val="24"/>
          <w:szCs w:val="24"/>
        </w:rPr>
        <w:t>textures and lighting,</w:t>
      </w:r>
      <w:r w:rsidRPr="001A40BB">
        <w:rPr>
          <w:rFonts w:ascii="Times New Roman" w:hAnsi="Times New Roman" w:cs="Times New Roman"/>
          <w:sz w:val="24"/>
          <w:szCs w:val="24"/>
        </w:rPr>
        <w:t xml:space="preserve"> which is then processed to assess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rendered imagery can be postprocessed to add noise, blur, nonlinear distortion, and other effects to generate imagery more </w:t>
      </w:r>
      <w:r w:rsidR="008F05CD">
        <w:rPr>
          <w:rFonts w:ascii="Times New Roman" w:hAnsi="Times New Roman" w:cs="Times New Roman"/>
          <w:sz w:val="24"/>
          <w:szCs w:val="24"/>
        </w:rPr>
        <w:t>representative</w:t>
      </w:r>
      <w:r w:rsidRPr="001A40BB">
        <w:rPr>
          <w:rFonts w:ascii="Times New Roman" w:hAnsi="Times New Roman" w:cs="Times New Roman"/>
          <w:sz w:val="24"/>
          <w:szCs w:val="24"/>
        </w:rPr>
        <w:t xml:space="preserve"> of that from a </w:t>
      </w:r>
      <w:r w:rsidR="00381F6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camera trajectory, GCP position, camera calibration, and GCP pixel coordinates in each image can also be systematically adjusted to simulate uncertainty in a real world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ability to adjust these parameters enables a user to perform a sensitivity analysis with numerous combinations of independent variables. </w:t>
      </w:r>
    </w:p>
    <w:p w14:paraId="1FB8F93F" w14:textId="36BD204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While this methodology enables the user to perform repeatable, accurate experiments without the need for time consuming field work, there are currently some limitations in the experiment methodology when utilizing the Blender Internal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First, the internal render engine does not handle global illumination, and therefore light interactions between objects are not modeled.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second limitation of the lighting schema is that the radiometric accuracy has also not been independently validated.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There are a few methods within the render engine which effect the exposure and gamma of the resultant imagery. For this experiment, these exposure and gamma values were set at the default and provided imagery that was not over or underexposed. While the lighting in the scene using the Blender Internal Render Engine does not perfectly replicate physics based lighting, the absolute color of each surface of an object is constant and perfectly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proofErr w:type="spellStart"/>
      <w:r w:rsidRPr="001A40BB">
        <w:rPr>
          <w:rFonts w:ascii="Times New Roman" w:hAnsi="Times New Roman" w:cs="Times New Roman"/>
          <w:sz w:val="24"/>
          <w:szCs w:val="24"/>
        </w:rPr>
        <w:t>keypoint</w:t>
      </w:r>
      <w:proofErr w:type="spellEnd"/>
      <w:r w:rsidRPr="001A40BB">
        <w:rPr>
          <w:rFonts w:ascii="Times New Roman" w:hAnsi="Times New Roman" w:cs="Times New Roman"/>
          <w:sz w:val="24"/>
          <w:szCs w:val="24"/>
        </w:rPr>
        <w:t xml:space="preserve"> detection and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algorithms utilize gradients in colors and the absolute colors of the scene, and the accuracy should not be effected by </w:t>
      </w:r>
      <w:r w:rsidR="008F05CD">
        <w:rPr>
          <w:rFonts w:ascii="Times New Roman" w:hAnsi="Times New Roman" w:cs="Times New Roman"/>
          <w:sz w:val="24"/>
          <w:szCs w:val="24"/>
        </w:rPr>
        <w:t>the imperfect lighting</w:t>
      </w:r>
      <w:r w:rsidRPr="001A40BB">
        <w:rPr>
          <w:rFonts w:ascii="Times New Roman" w:hAnsi="Times New Roman" w:cs="Times New Roman"/>
          <w:sz w:val="24"/>
          <w:szCs w:val="24"/>
        </w:rPr>
        <w:t>.</w:t>
      </w:r>
    </w:p>
    <w:p w14:paraId="03D66475" w14:textId="74818873"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Another </w:t>
      </w:r>
      <w:r w:rsidR="00381F67" w:rsidRPr="001A40BB">
        <w:rPr>
          <w:rFonts w:ascii="Times New Roman" w:hAnsi="Times New Roman" w:cs="Times New Roman"/>
          <w:sz w:val="24"/>
          <w:szCs w:val="24"/>
        </w:rPr>
        <w:t>broader</w:t>
      </w:r>
      <w:r w:rsidRPr="001A40BB">
        <w:rPr>
          <w:rFonts w:ascii="Times New Roman" w:hAnsi="Times New Roman" w:cs="Times New Roman"/>
          <w:sz w:val="24"/>
          <w:szCs w:val="24"/>
        </w:rPr>
        <w:t xml:space="preserve"> source of inaccuracy in the Blender Internal Render Engine methodology is the methodology to convert the scene to pixel values relies in an integration over a finite number of subpixel super-sampling.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deviates from a real world camera where the pixel value is a result of an integration over all available light.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Blender Internal Render Engine uses the term "antialiasing" to describe a supersampling methodology for each pixel, which can supersample up to 16 samples per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small, finite number of samples per pixel can induce a small amount of inaccuracy when mixed </w:t>
      </w:r>
      <w:r w:rsidR="00381F67" w:rsidRPr="001A40BB">
        <w:rPr>
          <w:rFonts w:ascii="Times New Roman" w:hAnsi="Times New Roman" w:cs="Times New Roman"/>
          <w:sz w:val="24"/>
          <w:szCs w:val="24"/>
        </w:rPr>
        <w:t>pixels</w:t>
      </w:r>
      <w:r w:rsidRPr="001A40BB">
        <w:rPr>
          <w:rFonts w:ascii="Times New Roman" w:hAnsi="Times New Roman" w:cs="Times New Roman"/>
          <w:sz w:val="24"/>
          <w:szCs w:val="24"/>
        </w:rPr>
        <w:t xml:space="preserve"> are present.</w:t>
      </w:r>
      <w:r w:rsidR="002A5482">
        <w:rPr>
          <w:rFonts w:ascii="Times New Roman" w:hAnsi="Times New Roman" w:cs="Times New Roman"/>
          <w:sz w:val="24"/>
          <w:szCs w:val="24"/>
        </w:rPr>
        <w:t xml:space="preserve"> </w:t>
      </w:r>
      <w:commentRangeStart w:id="200"/>
      <w:r w:rsidRPr="001A40BB">
        <w:rPr>
          <w:rFonts w:ascii="Times New Roman" w:hAnsi="Times New Roman" w:cs="Times New Roman"/>
          <w:sz w:val="24"/>
          <w:szCs w:val="24"/>
        </w:rPr>
        <w:t>These small inaccuracies, though, are small enough to be deemed negligible for this experiment.</w:t>
      </w:r>
      <w:commentRangeEnd w:id="200"/>
      <w:r w:rsidR="002A5482">
        <w:rPr>
          <w:rFonts w:ascii="Times New Roman" w:hAnsi="Times New Roman" w:cs="Times New Roman"/>
          <w:sz w:val="24"/>
          <w:szCs w:val="24"/>
        </w:rPr>
        <w:t xml:space="preserve"> </w:t>
      </w:r>
      <w:r w:rsidR="008F05CD">
        <w:rPr>
          <w:rStyle w:val="CommentReference"/>
        </w:rPr>
        <w:commentReference w:id="200"/>
      </w:r>
    </w:p>
    <w:p w14:paraId="52D89F44" w14:textId="26C1D6E2"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potential source of uncertainty induced into the system is the use of repeating textures to generate a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the use case provided in Section </w:t>
      </w:r>
      <w:commentRangeStart w:id="201"/>
      <w:r w:rsidRPr="001A40BB">
        <w:rPr>
          <w:rFonts w:ascii="Times New Roman" w:hAnsi="Times New Roman" w:cs="Times New Roman"/>
          <w:sz w:val="24"/>
          <w:szCs w:val="24"/>
        </w:rPr>
        <w:t>X</w:t>
      </w:r>
      <w:commentRangeEnd w:id="201"/>
      <w:r w:rsidR="008F05CD">
        <w:rPr>
          <w:rStyle w:val="CommentReference"/>
        </w:rPr>
        <w:commentReference w:id="201"/>
      </w:r>
      <w:r w:rsidR="00590D34">
        <w:rPr>
          <w:rFonts w:ascii="Times New Roman" w:hAnsi="Times New Roman" w:cs="Times New Roman"/>
          <w:sz w:val="24"/>
          <w:szCs w:val="24"/>
        </w:rPr>
        <w:t>,</w:t>
      </w:r>
      <w:r w:rsidRPr="001A40BB">
        <w:rPr>
          <w:rFonts w:ascii="Times New Roman" w:hAnsi="Times New Roman" w:cs="Times New Roman"/>
          <w:sz w:val="24"/>
          <w:szCs w:val="24"/>
        </w:rPr>
        <w:t xml:space="preserve"> the grass texture is repeated 10 times in both the x and y direction.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repeating pattern was overlaid onto another image, to create different image color gradients in an attempt to generate unique texture features.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Despite this effort, it is possible that keypoint detection and matching algorithms could generate false positives which may bias the result if not removed </w:t>
      </w:r>
      <w:r w:rsidR="008F05CD">
        <w:rPr>
          <w:rFonts w:ascii="Times New Roman" w:hAnsi="Times New Roman" w:cs="Times New Roman"/>
          <w:sz w:val="24"/>
          <w:szCs w:val="24"/>
        </w:rPr>
        <w:t xml:space="preserve">or detected </w:t>
      </w:r>
      <w:r w:rsidRPr="001A40BB">
        <w:rPr>
          <w:rFonts w:ascii="Times New Roman" w:hAnsi="Times New Roman" w:cs="Times New Roman"/>
          <w:sz w:val="24"/>
          <w:szCs w:val="24"/>
        </w:rPr>
        <w:t>as outliers.</w:t>
      </w:r>
      <w:r w:rsidR="002A5482">
        <w:rPr>
          <w:rFonts w:ascii="Times New Roman" w:hAnsi="Times New Roman" w:cs="Times New Roman"/>
          <w:sz w:val="24"/>
          <w:szCs w:val="24"/>
        </w:rPr>
        <w:t xml:space="preserve"> </w:t>
      </w:r>
      <w:r w:rsidR="008F05CD">
        <w:rPr>
          <w:rFonts w:ascii="Times New Roman" w:hAnsi="Times New Roman" w:cs="Times New Roman"/>
          <w:sz w:val="24"/>
          <w:szCs w:val="24"/>
        </w:rPr>
        <w:t xml:space="preserve">This phenomenon </w:t>
      </w:r>
      <w:r w:rsidR="008F05CD">
        <w:rPr>
          <w:rFonts w:ascii="Times New Roman" w:hAnsi="Times New Roman" w:cs="Times New Roman"/>
          <w:sz w:val="24"/>
          <w:szCs w:val="24"/>
        </w:rPr>
        <w:lastRenderedPageBreak/>
        <w:t>could also occur in a real-world scenario, where manmade structures often exhibit a repeating pattern of similar shapes and colors.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this experiment, this effect was not observed, but if the scene is not generated carefully, these repeating textures could induce a significant amount of inaccuracy in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step.</w:t>
      </w:r>
    </w:p>
    <w:p w14:paraId="5B62C779" w14:textId="77777777" w:rsidR="001A40BB" w:rsidRPr="001A40BB" w:rsidRDefault="001A40BB" w:rsidP="00AF42BC">
      <w:pPr>
        <w:pStyle w:val="Heading1"/>
      </w:pPr>
      <w:commentRangeStart w:id="202"/>
      <w:commentRangeStart w:id="203"/>
      <w:r w:rsidRPr="001A40BB">
        <w:t>Conclusion</w:t>
      </w:r>
      <w:commentRangeEnd w:id="202"/>
      <w:r w:rsidR="00911081">
        <w:rPr>
          <w:rStyle w:val="CommentReference"/>
        </w:rPr>
        <w:commentReference w:id="202"/>
      </w:r>
      <w:commentRangeEnd w:id="203"/>
      <w:r w:rsidR="0034401A">
        <w:rPr>
          <w:rStyle w:val="CommentReference"/>
          <w:rFonts w:asciiTheme="minorHAnsi" w:eastAsiaTheme="minorHAnsi" w:hAnsiTheme="minorHAnsi" w:cstheme="minorBidi"/>
          <w:color w:val="auto"/>
        </w:rPr>
        <w:commentReference w:id="203"/>
      </w:r>
    </w:p>
    <w:p w14:paraId="778B49A4" w14:textId="3749BBE7"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methodology presented </w:t>
      </w:r>
      <w:del w:id="204" w:author="Richie" w:date="2017-01-27T17:08:00Z">
        <w:r w:rsidRPr="001A40BB" w:rsidDel="00853CA7">
          <w:rPr>
            <w:rFonts w:ascii="Times New Roman" w:hAnsi="Times New Roman" w:cs="Times New Roman"/>
            <w:sz w:val="24"/>
            <w:szCs w:val="24"/>
          </w:rPr>
          <w:delText>where a</w:delText>
        </w:r>
      </w:del>
      <w:ins w:id="205" w:author="Richie" w:date="2017-01-27T17:08:00Z">
        <w:r w:rsidR="00853CA7">
          <w:rPr>
            <w:rFonts w:ascii="Times New Roman" w:hAnsi="Times New Roman" w:cs="Times New Roman"/>
            <w:sz w:val="24"/>
            <w:szCs w:val="24"/>
          </w:rPr>
          <w:t xml:space="preserve">utilizing simulated </w:t>
        </w:r>
      </w:ins>
      <w:del w:id="206" w:author="Richie" w:date="2017-01-27T17:08:00Z">
        <w:r w:rsidRPr="001A40BB" w:rsidDel="00853CA7">
          <w:rPr>
            <w:rFonts w:ascii="Times New Roman" w:hAnsi="Times New Roman" w:cs="Times New Roman"/>
            <w:sz w:val="24"/>
            <w:szCs w:val="24"/>
          </w:rPr>
          <w:delText xml:space="preserve"> </w:delText>
        </w:r>
      </w:del>
      <w:r w:rsidRPr="001A40BB">
        <w:rPr>
          <w:rFonts w:ascii="Times New Roman" w:hAnsi="Times New Roman" w:cs="Times New Roman"/>
          <w:sz w:val="24"/>
          <w:szCs w:val="24"/>
        </w:rPr>
        <w:t xml:space="preserve">UAS based image acquisition </w:t>
      </w:r>
      <w:del w:id="207" w:author="Richie" w:date="2017-01-27T17:08:00Z">
        <w:r w:rsidRPr="001A40BB" w:rsidDel="00853CA7">
          <w:rPr>
            <w:rFonts w:ascii="Times New Roman" w:hAnsi="Times New Roman" w:cs="Times New Roman"/>
            <w:sz w:val="24"/>
            <w:szCs w:val="24"/>
          </w:rPr>
          <w:delText>is simulated</w:delText>
        </w:r>
      </w:del>
      <w:ins w:id="208" w:author="Richie" w:date="2017-01-27T17:08:00Z">
        <w:r w:rsidR="00853CA7">
          <w:rPr>
            <w:rFonts w:ascii="Times New Roman" w:hAnsi="Times New Roman" w:cs="Times New Roman"/>
            <w:sz w:val="24"/>
            <w:szCs w:val="24"/>
          </w:rPr>
          <w:t>with</w:t>
        </w:r>
      </w:ins>
      <w:r w:rsidRPr="001A40BB">
        <w:rPr>
          <w:rFonts w:ascii="Times New Roman" w:hAnsi="Times New Roman" w:cs="Times New Roman"/>
          <w:sz w:val="24"/>
          <w:szCs w:val="24"/>
        </w:rPr>
        <w:t xml:space="preserve"> </w:t>
      </w:r>
      <w:del w:id="209" w:author="Richie" w:date="2017-01-27T17:08:00Z">
        <w:r w:rsidRPr="001A40BB" w:rsidDel="00853CA7">
          <w:rPr>
            <w:rFonts w:ascii="Times New Roman" w:hAnsi="Times New Roman" w:cs="Times New Roman"/>
            <w:sz w:val="24"/>
            <w:szCs w:val="24"/>
          </w:rPr>
          <w:delText>using</w:delText>
        </w:r>
      </w:del>
      <w:r w:rsidRPr="001A40BB">
        <w:rPr>
          <w:rFonts w:ascii="Times New Roman" w:hAnsi="Times New Roman" w:cs="Times New Roman"/>
          <w:sz w:val="24"/>
          <w:szCs w:val="24"/>
        </w:rPr>
        <w:t xml:space="preserve"> the Blender Internal Render Engine enables research into the performance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algorithms without the need for costly field experiments.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simulated groundtruth data enhances the confidence in sensitivity analyses and allows for numerous repeat experiments.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An example use case is presented to explore the effect of the Agisoft Photoscan </w:t>
      </w:r>
      <w:r w:rsidR="00381F67">
        <w:rPr>
          <w:rFonts w:ascii="Times New Roman" w:hAnsi="Times New Roman" w:cs="Times New Roman"/>
          <w:sz w:val="24"/>
          <w:szCs w:val="24"/>
        </w:rPr>
        <w:t xml:space="preserve">Pro </w:t>
      </w:r>
      <w:r w:rsidRPr="001A40BB">
        <w:rPr>
          <w:rFonts w:ascii="Times New Roman" w:hAnsi="Times New Roman" w:cs="Times New Roman"/>
          <w:sz w:val="24"/>
          <w:szCs w:val="24"/>
        </w:rPr>
        <w:t xml:space="preserve">dense reconstruction setting on the accuracy of the output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Results suggest that the errors decrease as the dense reconstruction setting is increased.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Secondary results suggest that the data points outside of the AOI should be either discarded or used with caution, as the accuracy of those points is higher than that </w:t>
      </w:r>
      <w:bookmarkStart w:id="210" w:name="_GoBack"/>
      <w:bookmarkEnd w:id="210"/>
      <w:r w:rsidRPr="001A40BB">
        <w:rPr>
          <w:rFonts w:ascii="Times New Roman" w:hAnsi="Times New Roman" w:cs="Times New Roman"/>
          <w:sz w:val="24"/>
          <w:szCs w:val="24"/>
        </w:rPr>
        <w:t>of the pointcloud within the AOI.</w:t>
      </w:r>
    </w:p>
    <w:p w14:paraId="321B76E4" w14:textId="68C045CD" w:rsidR="004B1D62"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As the application of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continue to expand into new fields, it is important to first test the accuracy of the pointcloud when performing new experiments.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methodology could also be used from alternative sources of imagery, such as handheld or vehicle based imagery.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Future work will focus on various sensitivity analyses to assess</w:t>
      </w:r>
      <w:r w:rsidR="00560F97">
        <w:rPr>
          <w:rFonts w:ascii="Times New Roman" w:hAnsi="Times New Roman" w:cs="Times New Roman"/>
          <w:sz w:val="24"/>
          <w:szCs w:val="24"/>
        </w:rPr>
        <w:t xml:space="preserve"> the accuracy of new algorithms, </w:t>
      </w:r>
      <w:r w:rsidRPr="001A40BB">
        <w:rPr>
          <w:rFonts w:ascii="Times New Roman" w:hAnsi="Times New Roman" w:cs="Times New Roman"/>
          <w:sz w:val="24"/>
          <w:szCs w:val="24"/>
        </w:rPr>
        <w:t>applications</w:t>
      </w:r>
      <w:r w:rsidR="00560F97">
        <w:rPr>
          <w:rFonts w:ascii="Times New Roman" w:hAnsi="Times New Roman" w:cs="Times New Roman"/>
          <w:sz w:val="24"/>
          <w:szCs w:val="24"/>
        </w:rPr>
        <w:t>, and potential new sensors</w:t>
      </w:r>
      <w:r w:rsidRPr="001A40BB">
        <w:rPr>
          <w:rFonts w:ascii="Times New Roman" w:hAnsi="Times New Roman" w:cs="Times New Roman"/>
          <w:sz w:val="24"/>
          <w:szCs w:val="24"/>
        </w:rPr>
        <w:t>.</w:t>
      </w:r>
      <w:ins w:id="211" w:author="Richie" w:date="2017-01-26T23:02:00Z">
        <w:r w:rsidR="004225EB">
          <w:rPr>
            <w:rFonts w:ascii="Times New Roman" w:hAnsi="Times New Roman" w:cs="Times New Roman"/>
            <w:sz w:val="24"/>
            <w:szCs w:val="24"/>
          </w:rPr>
          <w:t xml:space="preserve">  The radiometric accuracy of the Blender algorithm and its implications with regard to </w:t>
        </w:r>
        <w:proofErr w:type="spellStart"/>
        <w:r w:rsidR="004225EB">
          <w:rPr>
            <w:rFonts w:ascii="Times New Roman" w:hAnsi="Times New Roman" w:cs="Times New Roman"/>
            <w:sz w:val="24"/>
            <w:szCs w:val="24"/>
          </w:rPr>
          <w:t>SfM</w:t>
        </w:r>
        <w:proofErr w:type="spellEnd"/>
        <w:r w:rsidR="004225EB">
          <w:rPr>
            <w:rFonts w:ascii="Times New Roman" w:hAnsi="Times New Roman" w:cs="Times New Roman"/>
            <w:sz w:val="24"/>
            <w:szCs w:val="24"/>
          </w:rPr>
          <w:t xml:space="preserve"> accuracy assessments </w:t>
        </w:r>
        <w:commentRangeStart w:id="212"/>
        <w:r w:rsidR="004225EB">
          <w:rPr>
            <w:rFonts w:ascii="Times New Roman" w:hAnsi="Times New Roman" w:cs="Times New Roman"/>
            <w:sz w:val="24"/>
            <w:szCs w:val="24"/>
          </w:rPr>
          <w:t xml:space="preserve">should </w:t>
        </w:r>
        <w:commentRangeEnd w:id="212"/>
        <w:r w:rsidR="004225EB">
          <w:rPr>
            <w:rStyle w:val="CommentReference"/>
          </w:rPr>
          <w:commentReference w:id="212"/>
        </w:r>
        <w:r w:rsidR="004225EB">
          <w:rPr>
            <w:rFonts w:ascii="Times New Roman" w:hAnsi="Times New Roman" w:cs="Times New Roman"/>
            <w:sz w:val="24"/>
            <w:szCs w:val="24"/>
          </w:rPr>
          <w:t>also be evaluated in future work.</w:t>
        </w:r>
      </w:ins>
      <w:del w:id="213" w:author="Richie" w:date="2017-01-26T23:02:00Z">
        <w:r w:rsidR="002A5482" w:rsidDel="004225EB">
          <w:rPr>
            <w:rFonts w:ascii="Times New Roman" w:hAnsi="Times New Roman" w:cs="Times New Roman"/>
            <w:sz w:val="24"/>
            <w:szCs w:val="24"/>
          </w:rPr>
          <w:delText xml:space="preserve"> </w:delText>
        </w:r>
      </w:del>
    </w:p>
    <w:p w14:paraId="3AE262BF" w14:textId="77777777" w:rsidR="004B1D62" w:rsidRDefault="004B1D62">
      <w:pPr>
        <w:rPr>
          <w:rFonts w:ascii="Times New Roman" w:hAnsi="Times New Roman" w:cs="Times New Roman"/>
          <w:sz w:val="24"/>
          <w:szCs w:val="24"/>
        </w:rPr>
      </w:pPr>
      <w:r>
        <w:rPr>
          <w:rFonts w:ascii="Times New Roman" w:hAnsi="Times New Roman" w:cs="Times New Roman"/>
          <w:sz w:val="24"/>
          <w:szCs w:val="24"/>
        </w:rPr>
        <w:br w:type="page"/>
      </w:r>
    </w:p>
    <w:p w14:paraId="45B5ED02" w14:textId="5259DB1F" w:rsidR="0034401A" w:rsidRPr="0034401A" w:rsidRDefault="004B1D62"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34401A" w:rsidRPr="0034401A">
        <w:rPr>
          <w:rFonts w:ascii="Times New Roman" w:hAnsi="Times New Roman" w:cs="Times New Roman"/>
          <w:noProof/>
          <w:sz w:val="24"/>
          <w:szCs w:val="24"/>
        </w:rPr>
        <w:t>Agisoft LLC. (2016). Agisoft PhotoScan User Manual : Professional Edition, Version 1.2. Retrieved from http://www.agisoft.com/downloads/user-manuals/</w:t>
      </w:r>
    </w:p>
    <w:p w14:paraId="6F52482E"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Agisoft Photoscan Pro (1.2.6). (n.d.).</w:t>
      </w:r>
    </w:p>
    <w:p w14:paraId="42A8007A"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Angel, E. (2007). </w:t>
      </w:r>
      <w:r w:rsidRPr="0034401A">
        <w:rPr>
          <w:rFonts w:ascii="Times New Roman" w:hAnsi="Times New Roman" w:cs="Times New Roman"/>
          <w:i/>
          <w:iCs/>
          <w:noProof/>
          <w:sz w:val="24"/>
          <w:szCs w:val="24"/>
        </w:rPr>
        <w:t>Interactive Computer Graphics</w:t>
      </w:r>
      <w:r w:rsidRPr="0034401A">
        <w:rPr>
          <w:rFonts w:ascii="Times New Roman" w:hAnsi="Times New Roman" w:cs="Times New Roman"/>
          <w:noProof/>
          <w:sz w:val="24"/>
          <w:szCs w:val="24"/>
        </w:rPr>
        <w:t>.</w:t>
      </w:r>
    </w:p>
    <w:p w14:paraId="42271439"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Brown, D. (1966). Decentering Distortion of Lenses. </w:t>
      </w:r>
      <w:r w:rsidRPr="0034401A">
        <w:rPr>
          <w:rFonts w:ascii="Times New Roman" w:hAnsi="Times New Roman" w:cs="Times New Roman"/>
          <w:i/>
          <w:iCs/>
          <w:noProof/>
          <w:sz w:val="24"/>
          <w:szCs w:val="24"/>
        </w:rPr>
        <w:t>Photometric Engineering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32</w:t>
      </w:r>
      <w:r w:rsidRPr="0034401A">
        <w:rPr>
          <w:rFonts w:ascii="Times New Roman" w:hAnsi="Times New Roman" w:cs="Times New Roman"/>
          <w:noProof/>
          <w:sz w:val="24"/>
          <w:szCs w:val="24"/>
        </w:rPr>
        <w:t>(3), 444–462.</w:t>
      </w:r>
    </w:p>
    <w:p w14:paraId="703FA89E"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Clapuyt, F., Vanacker, V., &amp; Van Oost, K. (2015). Reproducibility of UAV-based earth topography reconstructions based on Structure-from-Motion algorithms. </w:t>
      </w:r>
      <w:r w:rsidRPr="0034401A">
        <w:rPr>
          <w:rFonts w:ascii="Times New Roman" w:hAnsi="Times New Roman" w:cs="Times New Roman"/>
          <w:i/>
          <w:iCs/>
          <w:noProof/>
          <w:sz w:val="24"/>
          <w:szCs w:val="24"/>
        </w:rPr>
        <w:t>Geomorphology</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260</w:t>
      </w:r>
      <w:r w:rsidRPr="0034401A">
        <w:rPr>
          <w:rFonts w:ascii="Times New Roman" w:hAnsi="Times New Roman" w:cs="Times New Roman"/>
          <w:noProof/>
          <w:sz w:val="24"/>
          <w:szCs w:val="24"/>
        </w:rPr>
        <w:t>, 4–15. https://doi.org/10.1016/j.geomorph.2015.05.011</w:t>
      </w:r>
    </w:p>
    <w:p w14:paraId="5534B467"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CloudCompare (version 2.8). (2017). Retrieved from http://www.cloudcompare.org/</w:t>
      </w:r>
    </w:p>
    <w:p w14:paraId="61F9A8C2"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Cunningham, M. B. S. (2016). </w:t>
      </w:r>
      <w:r w:rsidRPr="0034401A">
        <w:rPr>
          <w:rFonts w:ascii="Times New Roman" w:hAnsi="Times New Roman" w:cs="Times New Roman"/>
          <w:i/>
          <w:iCs/>
          <w:noProof/>
          <w:sz w:val="24"/>
          <w:szCs w:val="24"/>
        </w:rPr>
        <w:t>Graphics Shaders</w:t>
      </w:r>
      <w:r w:rsidRPr="0034401A">
        <w:rPr>
          <w:rFonts w:ascii="Times New Roman" w:hAnsi="Times New Roman" w:cs="Times New Roman"/>
          <w:noProof/>
          <w:sz w:val="24"/>
          <w:szCs w:val="24"/>
        </w:rPr>
        <w:t>.</w:t>
      </w:r>
    </w:p>
    <w:p w14:paraId="41CC1668"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Dandois, J. P., Olano, M., &amp; Ellis, E. C. (2015). Optimal altitude, overlap, and weather conditions for computer vision uav estimates of forest structure. </w:t>
      </w:r>
      <w:r w:rsidRPr="0034401A">
        <w:rPr>
          <w:rFonts w:ascii="Times New Roman" w:hAnsi="Times New Roman" w:cs="Times New Roman"/>
          <w:i/>
          <w:iCs/>
          <w:noProof/>
          <w:sz w:val="24"/>
          <w:szCs w:val="24"/>
        </w:rPr>
        <w:t>Remote Sensing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7</w:t>
      </w:r>
      <w:r w:rsidRPr="0034401A">
        <w:rPr>
          <w:rFonts w:ascii="Times New Roman" w:hAnsi="Times New Roman" w:cs="Times New Roman"/>
          <w:noProof/>
          <w:sz w:val="24"/>
          <w:szCs w:val="24"/>
        </w:rPr>
        <w:t>(10), 13895–13920. https://doi.org/10.3390/rs71013895</w:t>
      </w:r>
    </w:p>
    <w:p w14:paraId="4D847E41"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Eltner, A., Kaiser, A., Castillo, C., Rock, G., Neugirg, F., &amp; Abell??n, A. (2016). Image-based surface reconstruction in geomorphometry-merits, limits and developments. </w:t>
      </w:r>
      <w:r w:rsidRPr="0034401A">
        <w:rPr>
          <w:rFonts w:ascii="Times New Roman" w:hAnsi="Times New Roman" w:cs="Times New Roman"/>
          <w:i/>
          <w:iCs/>
          <w:noProof/>
          <w:sz w:val="24"/>
          <w:szCs w:val="24"/>
        </w:rPr>
        <w:t>Earth Surface Dynamics</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4</w:t>
      </w:r>
      <w:r w:rsidRPr="0034401A">
        <w:rPr>
          <w:rFonts w:ascii="Times New Roman" w:hAnsi="Times New Roman" w:cs="Times New Roman"/>
          <w:noProof/>
          <w:sz w:val="24"/>
          <w:szCs w:val="24"/>
        </w:rPr>
        <w:t>(2), 359–389. https://doi.org/10.5194/esurf-4-359-2016</w:t>
      </w:r>
    </w:p>
    <w:p w14:paraId="6EEC61B8"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Espositoa, S., Fallavollitaa, P., Wahbehb, W., Nardinocchic, C., &amp; Balsia, M. (2014). Performance evaluation of UAV photogrammetric 3D reconstruction. In </w:t>
      </w:r>
      <w:r w:rsidRPr="0034401A">
        <w:rPr>
          <w:rFonts w:ascii="Times New Roman" w:hAnsi="Times New Roman" w:cs="Times New Roman"/>
          <w:i/>
          <w:iCs/>
          <w:noProof/>
          <w:sz w:val="24"/>
          <w:szCs w:val="24"/>
        </w:rPr>
        <w:t>2014 IEEE Geoscience and Remote Sensing Symposium</w:t>
      </w:r>
      <w:r w:rsidRPr="0034401A">
        <w:rPr>
          <w:rFonts w:ascii="Times New Roman" w:hAnsi="Times New Roman" w:cs="Times New Roman"/>
          <w:noProof/>
          <w:sz w:val="24"/>
          <w:szCs w:val="24"/>
        </w:rPr>
        <w:t xml:space="preserve"> (pp. 4788–4791). IEEE. https://doi.org/10.1109/IGARSS.2014.6947565</w:t>
      </w:r>
    </w:p>
    <w:p w14:paraId="7D6DD570"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Furukawa, Y., &amp; Hernández, C. (2015). Multi-View Stereo: A Tutorial. </w:t>
      </w:r>
      <w:r w:rsidRPr="0034401A">
        <w:rPr>
          <w:rFonts w:ascii="Times New Roman" w:hAnsi="Times New Roman" w:cs="Times New Roman"/>
          <w:i/>
          <w:iCs/>
          <w:noProof/>
          <w:sz w:val="24"/>
          <w:szCs w:val="24"/>
        </w:rPr>
        <w:t>Foundations and Trends® in Computer Graphics and Vision</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9</w:t>
      </w:r>
      <w:r w:rsidRPr="0034401A">
        <w:rPr>
          <w:rFonts w:ascii="Times New Roman" w:hAnsi="Times New Roman" w:cs="Times New Roman"/>
          <w:noProof/>
          <w:sz w:val="24"/>
          <w:szCs w:val="24"/>
        </w:rPr>
        <w:t>(1–2), 1–148. https://doi.org/10.1561/0600000052</w:t>
      </w:r>
    </w:p>
    <w:p w14:paraId="79A224CB"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Harwin, S., &amp; Lucieer, A. (2012). Assessing the accuracy of georeferenced point clouds produced via multi-view stereopsis from Unmanned Aerial Vehicle (UAV) imagery. </w:t>
      </w:r>
      <w:r w:rsidRPr="0034401A">
        <w:rPr>
          <w:rFonts w:ascii="Times New Roman" w:hAnsi="Times New Roman" w:cs="Times New Roman"/>
          <w:i/>
          <w:iCs/>
          <w:noProof/>
          <w:sz w:val="24"/>
          <w:szCs w:val="24"/>
        </w:rPr>
        <w:t>Remote Sensing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4</w:t>
      </w:r>
      <w:r w:rsidRPr="0034401A">
        <w:rPr>
          <w:rFonts w:ascii="Times New Roman" w:hAnsi="Times New Roman" w:cs="Times New Roman"/>
          <w:noProof/>
          <w:sz w:val="24"/>
          <w:szCs w:val="24"/>
        </w:rPr>
        <w:t>(6), 1573–1599. https://doi.org/10.3390/rs4061573</w:t>
      </w:r>
    </w:p>
    <w:p w14:paraId="5C6A6A5E"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Harwin, S., Lucieer, A., &amp; Osborn, J. (2015). The impact of the calibration method on the accuracy of point clouds derived using unmanned aerial vehicle multi-view stereopsis. </w:t>
      </w:r>
      <w:r w:rsidRPr="0034401A">
        <w:rPr>
          <w:rFonts w:ascii="Times New Roman" w:hAnsi="Times New Roman" w:cs="Times New Roman"/>
          <w:i/>
          <w:iCs/>
          <w:noProof/>
          <w:sz w:val="24"/>
          <w:szCs w:val="24"/>
        </w:rPr>
        <w:t>Remote Sensing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7</w:t>
      </w:r>
      <w:r w:rsidRPr="0034401A">
        <w:rPr>
          <w:rFonts w:ascii="Times New Roman" w:hAnsi="Times New Roman" w:cs="Times New Roman"/>
          <w:noProof/>
          <w:sz w:val="24"/>
          <w:szCs w:val="24"/>
        </w:rPr>
        <w:t>(9), 11933–11953. https://doi.org/10.3390/rs70911933</w:t>
      </w:r>
    </w:p>
    <w:p w14:paraId="797F8444"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Hugenholtz, C. H., Whitehead, K., Brown, O. W., Barchyn, T. E., Moorman, B. J., LeClair, A., … Hamilton, T. (2013). Geomorphological mapping with a small unmanned aircraft system (sUAS): Feature detection and accuracy assessment of a photogrammetrically-derived digital terrain model. </w:t>
      </w:r>
      <w:r w:rsidRPr="0034401A">
        <w:rPr>
          <w:rFonts w:ascii="Times New Roman" w:hAnsi="Times New Roman" w:cs="Times New Roman"/>
          <w:i/>
          <w:iCs/>
          <w:noProof/>
          <w:sz w:val="24"/>
          <w:szCs w:val="24"/>
        </w:rPr>
        <w:t>Geomorphology</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194</w:t>
      </w:r>
      <w:r w:rsidRPr="0034401A">
        <w:rPr>
          <w:rFonts w:ascii="Times New Roman" w:hAnsi="Times New Roman" w:cs="Times New Roman"/>
          <w:noProof/>
          <w:sz w:val="24"/>
          <w:szCs w:val="24"/>
        </w:rPr>
        <w:t>, 16–24. https://doi.org/10.1016/j.geomorph.2013.03.023</w:t>
      </w:r>
    </w:p>
    <w:p w14:paraId="2C022907"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James, M. R., &amp; Robson, S. (2014). Mitigating systematic error in topographic models derived from UAV and ground-based image networks. </w:t>
      </w:r>
      <w:r w:rsidRPr="0034401A">
        <w:rPr>
          <w:rFonts w:ascii="Times New Roman" w:hAnsi="Times New Roman" w:cs="Times New Roman"/>
          <w:i/>
          <w:iCs/>
          <w:noProof/>
          <w:sz w:val="24"/>
          <w:szCs w:val="24"/>
        </w:rPr>
        <w:t>Earth Surface Processes and Landforms</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39</w:t>
      </w:r>
      <w:r w:rsidRPr="0034401A">
        <w:rPr>
          <w:rFonts w:ascii="Times New Roman" w:hAnsi="Times New Roman" w:cs="Times New Roman"/>
          <w:noProof/>
          <w:sz w:val="24"/>
          <w:szCs w:val="24"/>
        </w:rPr>
        <w:t>(10), 1413–1420. https://doi.org/10.1002/esp.3609</w:t>
      </w:r>
    </w:p>
    <w:p w14:paraId="69ECC2FD"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Javernick, L., Brasington, J., &amp; Caruso, B. (2014). Modeling the topography of shallow braided </w:t>
      </w:r>
      <w:r w:rsidRPr="0034401A">
        <w:rPr>
          <w:rFonts w:ascii="Times New Roman" w:hAnsi="Times New Roman" w:cs="Times New Roman"/>
          <w:noProof/>
          <w:sz w:val="24"/>
          <w:szCs w:val="24"/>
        </w:rPr>
        <w:lastRenderedPageBreak/>
        <w:t xml:space="preserve">rivers using Structure-from-Motion photogrammetry. </w:t>
      </w:r>
      <w:r w:rsidRPr="0034401A">
        <w:rPr>
          <w:rFonts w:ascii="Times New Roman" w:hAnsi="Times New Roman" w:cs="Times New Roman"/>
          <w:i/>
          <w:iCs/>
          <w:noProof/>
          <w:sz w:val="24"/>
          <w:szCs w:val="24"/>
        </w:rPr>
        <w:t>Geomorphology</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213</w:t>
      </w:r>
      <w:r w:rsidRPr="0034401A">
        <w:rPr>
          <w:rFonts w:ascii="Times New Roman" w:hAnsi="Times New Roman" w:cs="Times New Roman"/>
          <w:noProof/>
          <w:sz w:val="24"/>
          <w:szCs w:val="24"/>
        </w:rPr>
        <w:t>, 166–182. https://doi.org/10.1016/j.geomorph.2014.01.006</w:t>
      </w:r>
    </w:p>
    <w:p w14:paraId="3B014EC2"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Jensen, R., Dahl, A., Vogiatzis, G., Tola, E., &amp; Aanaes, H. (2014). Large scale multi-view stereopsis evaluation. </w:t>
      </w:r>
      <w:r w:rsidRPr="0034401A">
        <w:rPr>
          <w:rFonts w:ascii="Times New Roman" w:hAnsi="Times New Roman" w:cs="Times New Roman"/>
          <w:i/>
          <w:iCs/>
          <w:noProof/>
          <w:sz w:val="24"/>
          <w:szCs w:val="24"/>
        </w:rPr>
        <w:t>Proceedings of the IEEE Computer Society Conference on Computer Vision and Pattern Recognition</w:t>
      </w:r>
      <w:r w:rsidRPr="0034401A">
        <w:rPr>
          <w:rFonts w:ascii="Times New Roman" w:hAnsi="Times New Roman" w:cs="Times New Roman"/>
          <w:noProof/>
          <w:sz w:val="24"/>
          <w:szCs w:val="24"/>
        </w:rPr>
        <w:t>, 406–413. https://doi.org/10.1109/CVPR.2014.59</w:t>
      </w:r>
    </w:p>
    <w:p w14:paraId="3C374311"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Land Information New Zealand (LINZ). (n.d.). Retrieved from http://www.linz.govt.nz/topography/aerial-images/nztm-geo/bj36</w:t>
      </w:r>
    </w:p>
    <w:p w14:paraId="2F14ADCE"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Lowe, D. G. (2004). Distinctive image features from scale invariant keypoints. </w:t>
      </w:r>
      <w:r w:rsidRPr="0034401A">
        <w:rPr>
          <w:rFonts w:ascii="Times New Roman" w:hAnsi="Times New Roman" w:cs="Times New Roman"/>
          <w:i/>
          <w:iCs/>
          <w:noProof/>
          <w:sz w:val="24"/>
          <w:szCs w:val="24"/>
        </w:rPr>
        <w:t>Int’l Journal of Computer Vision</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60</w:t>
      </w:r>
      <w:r w:rsidRPr="0034401A">
        <w:rPr>
          <w:rFonts w:ascii="Times New Roman" w:hAnsi="Times New Roman" w:cs="Times New Roman"/>
          <w:noProof/>
          <w:sz w:val="24"/>
          <w:szCs w:val="24"/>
        </w:rPr>
        <w:t>, 91–11020042. https://doi.org/http://dx.doi.org/10.1023/B:VISI.0000029664.99615.94</w:t>
      </w:r>
    </w:p>
    <w:p w14:paraId="475C8E61"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Martin, R., Rojas, I., Franke, K., &amp; Hedengren, J. (2015). Evolutionary View Planning for Optimized UAV Terrain Modeling in a Simulated Environment. </w:t>
      </w:r>
      <w:r w:rsidRPr="0034401A">
        <w:rPr>
          <w:rFonts w:ascii="Times New Roman" w:hAnsi="Times New Roman" w:cs="Times New Roman"/>
          <w:i/>
          <w:iCs/>
          <w:noProof/>
          <w:sz w:val="24"/>
          <w:szCs w:val="24"/>
        </w:rPr>
        <w:t>Remote Sensing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8</w:t>
      </w:r>
      <w:r w:rsidRPr="0034401A">
        <w:rPr>
          <w:rFonts w:ascii="Times New Roman" w:hAnsi="Times New Roman" w:cs="Times New Roman"/>
          <w:noProof/>
          <w:sz w:val="24"/>
          <w:szCs w:val="24"/>
        </w:rPr>
        <w:t>(1), 26. https://doi.org/10.3390/rs8010026</w:t>
      </w:r>
    </w:p>
    <w:p w14:paraId="44CEF136"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Micheletti, N., Chandler, J. H., &amp; Lane, S. N. (2015). Investigating the geomorphological potential of freely available and accessible structure-from-motion photogrammetry using a smartphone. </w:t>
      </w:r>
      <w:r w:rsidRPr="0034401A">
        <w:rPr>
          <w:rFonts w:ascii="Times New Roman" w:hAnsi="Times New Roman" w:cs="Times New Roman"/>
          <w:i/>
          <w:iCs/>
          <w:noProof/>
          <w:sz w:val="24"/>
          <w:szCs w:val="24"/>
        </w:rPr>
        <w:t>Earth Surface Processes and Landforms</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40</w:t>
      </w:r>
      <w:r w:rsidRPr="0034401A">
        <w:rPr>
          <w:rFonts w:ascii="Times New Roman" w:hAnsi="Times New Roman" w:cs="Times New Roman"/>
          <w:noProof/>
          <w:sz w:val="24"/>
          <w:szCs w:val="24"/>
        </w:rPr>
        <w:t>(4), 473–486. https://doi.org/10.1002/esp.3648</w:t>
      </w:r>
    </w:p>
    <w:p w14:paraId="52087384"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Naumann, M., Geist, M., Bill, R., Niemeyer, F., &amp; Grenzdörffer, G. J. (2013). Accuracy Comparison of Digital Surface Models Created By Unmanned Aerial Systems Imagery and Terrestrial Laser Scanner. </w:t>
      </w:r>
      <w:r w:rsidRPr="0034401A">
        <w:rPr>
          <w:rFonts w:ascii="Times New Roman" w:hAnsi="Times New Roman" w:cs="Times New Roman"/>
          <w:i/>
          <w:iCs/>
          <w:noProof/>
          <w:sz w:val="24"/>
          <w:szCs w:val="24"/>
        </w:rPr>
        <w:t>International Archives of Photogrammetry and Remote Sensing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XL</w:t>
      </w:r>
      <w:r w:rsidRPr="0034401A">
        <w:rPr>
          <w:rFonts w:ascii="Times New Roman" w:hAnsi="Times New Roman" w:cs="Times New Roman"/>
          <w:noProof/>
          <w:sz w:val="24"/>
          <w:szCs w:val="24"/>
        </w:rPr>
        <w:t>(September), 4–6. https://doi.org/10.5194/isprsarchives-XL-1-W2-281-2013</w:t>
      </w:r>
    </w:p>
    <w:p w14:paraId="2944730F"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Nilosek, D., Walvoord, D. J., &amp; Salvaggio, C. (2014). Assessing geoaccuracy of structure from motion point clouds from long-range image collections. </w:t>
      </w:r>
      <w:r w:rsidRPr="0034401A">
        <w:rPr>
          <w:rFonts w:ascii="Times New Roman" w:hAnsi="Times New Roman" w:cs="Times New Roman"/>
          <w:i/>
          <w:iCs/>
          <w:noProof/>
          <w:sz w:val="24"/>
          <w:szCs w:val="24"/>
        </w:rPr>
        <w:t>Optical Engineering</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53</w:t>
      </w:r>
      <w:r w:rsidRPr="0034401A">
        <w:rPr>
          <w:rFonts w:ascii="Times New Roman" w:hAnsi="Times New Roman" w:cs="Times New Roman"/>
          <w:noProof/>
          <w:sz w:val="24"/>
          <w:szCs w:val="24"/>
        </w:rPr>
        <w:t>(11), 113112. https://doi.org/10.1117/1.OE.53.11.113112</w:t>
      </w:r>
    </w:p>
    <w:p w14:paraId="41FED3B3"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Salvaggio, K. N., &amp; Salvaggio, C. (2013). Automated identification of voids in three-dimensional point clouds. </w:t>
      </w:r>
      <w:r w:rsidRPr="0034401A">
        <w:rPr>
          <w:rFonts w:ascii="Times New Roman" w:hAnsi="Times New Roman" w:cs="Times New Roman"/>
          <w:i/>
          <w:iCs/>
          <w:noProof/>
          <w:sz w:val="24"/>
          <w:szCs w:val="24"/>
        </w:rPr>
        <w:t>Spie</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8866</w:t>
      </w:r>
      <w:r w:rsidRPr="0034401A">
        <w:rPr>
          <w:rFonts w:ascii="Times New Roman" w:hAnsi="Times New Roman" w:cs="Times New Roman"/>
          <w:noProof/>
          <w:sz w:val="24"/>
          <w:szCs w:val="24"/>
        </w:rPr>
        <w:t>, 88660H--88660H. https://doi.org/Artn 88660h\rDoi 10.1117/12.2023740</w:t>
      </w:r>
    </w:p>
    <w:p w14:paraId="680C5E47"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szCs w:val="24"/>
        </w:rPr>
      </w:pPr>
      <w:r w:rsidRPr="0034401A">
        <w:rPr>
          <w:rFonts w:ascii="Times New Roman" w:hAnsi="Times New Roman" w:cs="Times New Roman"/>
          <w:noProof/>
          <w:sz w:val="24"/>
          <w:szCs w:val="24"/>
        </w:rPr>
        <w:t xml:space="preserve">Seitz, S. M., Curless, B., Diebel, J., Scharstein, D., &amp; Szeliski, R. (2006). A comparison and evaluation of multi-view stereo reconstruction algorithms. </w:t>
      </w:r>
      <w:r w:rsidRPr="0034401A">
        <w:rPr>
          <w:rFonts w:ascii="Times New Roman" w:hAnsi="Times New Roman" w:cs="Times New Roman"/>
          <w:i/>
          <w:iCs/>
          <w:noProof/>
          <w:sz w:val="24"/>
          <w:szCs w:val="24"/>
        </w:rPr>
        <w:t>Proceedings of IEEE Conference on Computer Vision and Pattern Recognition (CVPR)</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1</w:t>
      </w:r>
      <w:r w:rsidRPr="0034401A">
        <w:rPr>
          <w:rFonts w:ascii="Times New Roman" w:hAnsi="Times New Roman" w:cs="Times New Roman"/>
          <w:noProof/>
          <w:sz w:val="24"/>
          <w:szCs w:val="24"/>
        </w:rPr>
        <w:t>, 519–528. https://doi.org/10.1109/CVPR.2006.19</w:t>
      </w:r>
    </w:p>
    <w:p w14:paraId="3D89CB58" w14:textId="77777777" w:rsidR="0034401A" w:rsidRPr="0034401A" w:rsidRDefault="0034401A" w:rsidP="0034401A">
      <w:pPr>
        <w:widowControl w:val="0"/>
        <w:autoSpaceDE w:val="0"/>
        <w:autoSpaceDN w:val="0"/>
        <w:adjustRightInd w:val="0"/>
        <w:spacing w:line="240" w:lineRule="auto"/>
        <w:ind w:left="480" w:hanging="480"/>
        <w:rPr>
          <w:rFonts w:ascii="Times New Roman" w:hAnsi="Times New Roman" w:cs="Times New Roman"/>
          <w:noProof/>
          <w:sz w:val="24"/>
        </w:rPr>
      </w:pPr>
      <w:r w:rsidRPr="0034401A">
        <w:rPr>
          <w:rFonts w:ascii="Times New Roman" w:hAnsi="Times New Roman" w:cs="Times New Roman"/>
          <w:noProof/>
          <w:sz w:val="24"/>
          <w:szCs w:val="24"/>
        </w:rPr>
        <w:t xml:space="preserve">Smith, M. W., &amp; Vericat, D. (2015). From experimental plots to experimental landscapes: Topography, erosion and deposition in sub-humid badlands from Structure-from-Motion photogrammetry. </w:t>
      </w:r>
      <w:r w:rsidRPr="0034401A">
        <w:rPr>
          <w:rFonts w:ascii="Times New Roman" w:hAnsi="Times New Roman" w:cs="Times New Roman"/>
          <w:i/>
          <w:iCs/>
          <w:noProof/>
          <w:sz w:val="24"/>
          <w:szCs w:val="24"/>
        </w:rPr>
        <w:t>Earth Surface Processes and Landforms</w:t>
      </w:r>
      <w:r w:rsidRPr="0034401A">
        <w:rPr>
          <w:rFonts w:ascii="Times New Roman" w:hAnsi="Times New Roman" w:cs="Times New Roman"/>
          <w:noProof/>
          <w:sz w:val="24"/>
          <w:szCs w:val="24"/>
        </w:rPr>
        <w:t xml:space="preserve">, </w:t>
      </w:r>
      <w:r w:rsidRPr="0034401A">
        <w:rPr>
          <w:rFonts w:ascii="Times New Roman" w:hAnsi="Times New Roman" w:cs="Times New Roman"/>
          <w:i/>
          <w:iCs/>
          <w:noProof/>
          <w:sz w:val="24"/>
          <w:szCs w:val="24"/>
        </w:rPr>
        <w:t>40</w:t>
      </w:r>
      <w:r w:rsidRPr="0034401A">
        <w:rPr>
          <w:rFonts w:ascii="Times New Roman" w:hAnsi="Times New Roman" w:cs="Times New Roman"/>
          <w:noProof/>
          <w:sz w:val="24"/>
          <w:szCs w:val="24"/>
        </w:rPr>
        <w:t>(12), 1656–1671. https://doi.org/10.1002/esp.3747</w:t>
      </w:r>
    </w:p>
    <w:p w14:paraId="1E67277C" w14:textId="25F9E3DF" w:rsidR="001A40BB" w:rsidRPr="001A40BB" w:rsidRDefault="004B1D62"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fldChar w:fldCharType="end"/>
      </w:r>
    </w:p>
    <w:sectPr w:rsidR="001A40BB" w:rsidRPr="001A40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ichie" w:date="2017-02-08T14:46:00Z" w:initials="R">
    <w:p w14:paraId="5EC02ECC" w14:textId="1D6E58A7" w:rsidR="00C85950" w:rsidRDefault="00C85950">
      <w:pPr>
        <w:pStyle w:val="CommentText"/>
      </w:pPr>
      <w:r>
        <w:rPr>
          <w:rStyle w:val="CommentReference"/>
        </w:rPr>
        <w:annotationRef/>
      </w:r>
      <w:r>
        <w:t>Wanted to add a “conclusion” to the abstract saying “hey, we did all this and it works well”</w:t>
      </w:r>
    </w:p>
  </w:comment>
  <w:comment w:id="15" w:author="Parrish, Christopher" w:date="2017-01-23T14:54:00Z" w:initials="PC">
    <w:p w14:paraId="191016A3" w14:textId="54F49E00" w:rsidR="00853CA7" w:rsidRDefault="00853CA7">
      <w:pPr>
        <w:pStyle w:val="CommentText"/>
      </w:pPr>
      <w:r>
        <w:rPr>
          <w:rStyle w:val="CommentReference"/>
        </w:rPr>
        <w:annotationRef/>
      </w:r>
      <w:r>
        <w:t>Need more references here</w:t>
      </w:r>
    </w:p>
  </w:comment>
  <w:comment w:id="16" w:author="Richie" w:date="2017-02-08T16:13:00Z" w:initials="R">
    <w:p w14:paraId="319BD154" w14:textId="6CB70B48" w:rsidR="00F25B7B" w:rsidRDefault="00F25B7B">
      <w:pPr>
        <w:pStyle w:val="CommentText"/>
      </w:pPr>
      <w:r>
        <w:rPr>
          <w:rStyle w:val="CommentReference"/>
        </w:rPr>
        <w:annotationRef/>
      </w:r>
      <w:r>
        <w:t>Added a few more citations</w:t>
      </w:r>
    </w:p>
  </w:comment>
  <w:comment w:id="38" w:author="Richie" w:date="2017-01-25T14:53:00Z" w:initials="R">
    <w:p w14:paraId="14F73F8C" w14:textId="700596B3" w:rsidR="00853CA7" w:rsidRDefault="00853CA7">
      <w:pPr>
        <w:pStyle w:val="CommentText"/>
      </w:pPr>
      <w:r>
        <w:rPr>
          <w:rStyle w:val="CommentReference"/>
        </w:rPr>
        <w:annotationRef/>
      </w:r>
      <w:r>
        <w:t xml:space="preserve">When does this syntax get used?  --this syntax--  </w:t>
      </w:r>
    </w:p>
  </w:comment>
  <w:comment w:id="79" w:author="Richie" w:date="2017-01-26T23:28:00Z" w:initials="R">
    <w:p w14:paraId="17F6FED6" w14:textId="0B6B4F06" w:rsidR="00853CA7" w:rsidRDefault="00853CA7">
      <w:pPr>
        <w:pStyle w:val="CommentText"/>
      </w:pPr>
      <w:r>
        <w:rPr>
          <w:rStyle w:val="CommentReference"/>
        </w:rPr>
        <w:annotationRef/>
      </w:r>
      <w:r>
        <w:t>this is a mouthful</w:t>
      </w:r>
    </w:p>
  </w:comment>
  <w:comment w:id="93" w:author="Parrish, Christopher" w:date="2017-01-23T15:08:00Z" w:initials="PC">
    <w:p w14:paraId="6B50CDF7" w14:textId="404C777A" w:rsidR="00853CA7" w:rsidRDefault="00853CA7">
      <w:pPr>
        <w:pStyle w:val="CommentText"/>
      </w:pPr>
      <w:r>
        <w:rPr>
          <w:rStyle w:val="CommentReference"/>
        </w:rPr>
        <w:annotationRef/>
      </w:r>
      <w:r>
        <w:t>Maybe need an overview paragraph, introducing the goals for this study (based on the info and lit review summarized above) and describing the organization of the paper</w:t>
      </w:r>
    </w:p>
  </w:comment>
  <w:comment w:id="94" w:author="Richie" w:date="2017-01-26T23:28:00Z" w:initials="R">
    <w:p w14:paraId="2EC349F6" w14:textId="22FD3373" w:rsidR="00853CA7" w:rsidRDefault="00853CA7">
      <w:pPr>
        <w:pStyle w:val="CommentText"/>
      </w:pPr>
      <w:r>
        <w:rPr>
          <w:rStyle w:val="CommentReference"/>
        </w:rPr>
        <w:annotationRef/>
      </w:r>
      <w:r>
        <w:t>Added above</w:t>
      </w:r>
    </w:p>
  </w:comment>
  <w:comment w:id="103" w:author="Parrish, Christopher" w:date="2017-01-23T15:02:00Z" w:initials="PC">
    <w:p w14:paraId="48DF75E1" w14:textId="44D1D16C" w:rsidR="00853CA7" w:rsidRDefault="00853CA7">
      <w:pPr>
        <w:pStyle w:val="CommentText"/>
      </w:pPr>
      <w:r>
        <w:rPr>
          <w:rStyle w:val="CommentReference"/>
        </w:rPr>
        <w:annotationRef/>
      </w:r>
      <w:r>
        <w:t>Maybe add this as a recommendation for future research, if you haven’t already.</w:t>
      </w:r>
    </w:p>
  </w:comment>
  <w:comment w:id="104" w:author="Richie" w:date="2017-01-26T23:16:00Z" w:initials="R">
    <w:p w14:paraId="06CC9DDC" w14:textId="7031AC5E" w:rsidR="00853CA7" w:rsidRDefault="00853CA7">
      <w:pPr>
        <w:pStyle w:val="CommentText"/>
      </w:pPr>
      <w:r>
        <w:rPr>
          <w:rStyle w:val="CommentReference"/>
        </w:rPr>
        <w:annotationRef/>
      </w:r>
      <w:r>
        <w:t>Added to the conclusion</w:t>
      </w:r>
    </w:p>
  </w:comment>
  <w:comment w:id="107" w:author="Parrish, Christopher" w:date="2017-01-23T15:02:00Z" w:initials="PC">
    <w:p w14:paraId="434F8CBF" w14:textId="6B74C207" w:rsidR="00853CA7" w:rsidRDefault="00853CA7">
      <w:pPr>
        <w:pStyle w:val="CommentText"/>
      </w:pPr>
      <w:r>
        <w:rPr>
          <w:rStyle w:val="CommentReference"/>
        </w:rPr>
        <w:annotationRef/>
      </w:r>
      <w:r>
        <w:t xml:space="preserve">Need to explain why you start with the pinhole camera model (e.g., represents an ideal test case, and allows the procedures to be validated before moving on to more realistic camera models). </w:t>
      </w:r>
    </w:p>
  </w:comment>
  <w:comment w:id="108" w:author="Richie" w:date="2017-01-26T23:42:00Z" w:initials="R">
    <w:p w14:paraId="16BE6B6C" w14:textId="6BE10108" w:rsidR="00853CA7" w:rsidRDefault="00853CA7">
      <w:pPr>
        <w:pStyle w:val="CommentText"/>
      </w:pPr>
      <w:r>
        <w:rPr>
          <w:rStyle w:val="CommentReference"/>
        </w:rPr>
        <w:annotationRef/>
      </w:r>
      <w:r>
        <w:t>I wasn’t very concise in my explanation here.</w:t>
      </w:r>
    </w:p>
  </w:comment>
  <w:comment w:id="121" w:author="Richie" w:date="2017-01-19T16:44:00Z" w:initials="R">
    <w:p w14:paraId="012BC625" w14:textId="77777777" w:rsidR="00853CA7" w:rsidRDefault="00853CA7">
      <w:pPr>
        <w:pStyle w:val="CommentText"/>
      </w:pPr>
      <w:r>
        <w:rPr>
          <w:rStyle w:val="CommentReference"/>
        </w:rPr>
        <w:annotationRef/>
      </w:r>
      <w:r>
        <w:t>Is this necessary? To verify that there is no correlation?</w:t>
      </w:r>
    </w:p>
  </w:comment>
  <w:comment w:id="130" w:author="Richie" w:date="2017-01-22T19:59:00Z" w:initials="R">
    <w:p w14:paraId="16F265F3" w14:textId="7BF04E00" w:rsidR="00853CA7" w:rsidRDefault="00853CA7">
      <w:pPr>
        <w:pStyle w:val="CommentText"/>
      </w:pPr>
      <w:r>
        <w:rPr>
          <w:rStyle w:val="CommentReference"/>
        </w:rPr>
        <w:annotationRef/>
      </w:r>
      <w:r>
        <w:t>Should I do RMSE instead?</w:t>
      </w:r>
    </w:p>
  </w:comment>
  <w:comment w:id="131" w:author="Richie" w:date="2017-01-22T19:59:00Z" w:initials="R">
    <w:p w14:paraId="4CED5980" w14:textId="15F28FB2" w:rsidR="00853CA7" w:rsidRDefault="00853CA7">
      <w:pPr>
        <w:pStyle w:val="CommentText"/>
      </w:pPr>
      <w:r>
        <w:rPr>
          <w:rStyle w:val="CommentReference"/>
        </w:rPr>
        <w:annotationRef/>
      </w:r>
      <w:r>
        <w:t>Is this required? I haven’t done the math yet.</w:t>
      </w:r>
    </w:p>
  </w:comment>
  <w:comment w:id="132" w:author="Richie" w:date="2017-01-19T16:45:00Z" w:initials="R">
    <w:p w14:paraId="1C2989B4" w14:textId="3B491DF2" w:rsidR="00853CA7" w:rsidRDefault="00853CA7">
      <w:pPr>
        <w:pStyle w:val="CommentText"/>
      </w:pPr>
      <w:r>
        <w:rPr>
          <w:rStyle w:val="CommentReference"/>
        </w:rPr>
        <w:annotationRef/>
      </w:r>
      <w:r>
        <w:t>Reword this with a different angle. What is the best way to say “good enough for this”? See table above for stats. Should I plug in those pixel errors to the Error Propagation Table you provided? Can we write this off as “mixed pixel” effects? Bayer arrays have more error than this?</w:t>
      </w:r>
    </w:p>
  </w:comment>
  <w:comment w:id="133" w:author="Parrish, Christopher" w:date="2017-01-23T15:07:00Z" w:initials="PC">
    <w:p w14:paraId="309D98B5" w14:textId="27242768" w:rsidR="00853CA7" w:rsidRDefault="00853CA7">
      <w:pPr>
        <w:pStyle w:val="CommentText"/>
      </w:pPr>
      <w:r>
        <w:rPr>
          <w:rStyle w:val="CommentReference"/>
        </w:rPr>
        <w:annotationRef/>
      </w:r>
      <w:r>
        <w:t>Let’s discuss this one</w:t>
      </w:r>
    </w:p>
  </w:comment>
  <w:comment w:id="134" w:author="Richie" w:date="2017-01-22T20:03:00Z" w:initials="R">
    <w:p w14:paraId="7A0271DD" w14:textId="3FCC51A7" w:rsidR="00853CA7" w:rsidRDefault="00853CA7">
      <w:pPr>
        <w:pStyle w:val="CommentText"/>
      </w:pPr>
      <w:r>
        <w:rPr>
          <w:rStyle w:val="CommentReference"/>
        </w:rPr>
        <w:annotationRef/>
      </w:r>
      <w:r>
        <w:t>Not happy with this</w:t>
      </w:r>
    </w:p>
  </w:comment>
  <w:comment w:id="136" w:author="Richie" w:date="2017-01-22T20:13:00Z" w:initials="R">
    <w:p w14:paraId="5158028E" w14:textId="5D7F4071" w:rsidR="00853CA7" w:rsidRDefault="00853CA7">
      <w:pPr>
        <w:pStyle w:val="CommentText"/>
      </w:pPr>
      <w:r>
        <w:rPr>
          <w:rStyle w:val="CommentReference"/>
        </w:rPr>
        <w:annotationRef/>
      </w:r>
      <w:r w:rsidR="00F25B7B">
        <w:t>How to cite a computer program?</w:t>
      </w:r>
    </w:p>
  </w:comment>
  <w:comment w:id="144" w:author="Richie" w:date="2017-02-08T16:22:00Z" w:initials="R">
    <w:p w14:paraId="27C5EE66" w14:textId="59202848" w:rsidR="0034401A" w:rsidRDefault="0034401A">
      <w:pPr>
        <w:pStyle w:val="CommentText"/>
      </w:pPr>
      <w:r>
        <w:rPr>
          <w:rStyle w:val="CommentReference"/>
        </w:rPr>
        <w:annotationRef/>
      </w:r>
      <w:r>
        <w:t>Need Title</w:t>
      </w:r>
    </w:p>
  </w:comment>
  <w:comment w:id="148" w:author="Parrish, Christopher" w:date="2017-01-23T15:10:00Z" w:initials="PC">
    <w:p w14:paraId="529CFB85" w14:textId="027688FD" w:rsidR="00853CA7" w:rsidRDefault="00853CA7">
      <w:pPr>
        <w:pStyle w:val="CommentText"/>
      </w:pPr>
      <w:r>
        <w:rPr>
          <w:rStyle w:val="CommentReference"/>
        </w:rPr>
        <w:annotationRef/>
      </w:r>
      <w:r>
        <w:t>Maybe need to clarify somehow that this is just the experiment design for this particular use case demo—not for the whole study</w:t>
      </w:r>
    </w:p>
  </w:comment>
  <w:comment w:id="149" w:author="Richie" w:date="2017-01-26T23:15:00Z" w:initials="R">
    <w:p w14:paraId="7B3CEE2F" w14:textId="34219136" w:rsidR="00853CA7" w:rsidRDefault="00853CA7">
      <w:pPr>
        <w:pStyle w:val="CommentText"/>
      </w:pPr>
      <w:r>
        <w:rPr>
          <w:rStyle w:val="CommentReference"/>
        </w:rPr>
        <w:annotationRef/>
      </w:r>
      <w:r>
        <w:t xml:space="preserve">Added “Use Case” to this and the next few sections.  Should I make them subheadings? </w:t>
      </w:r>
    </w:p>
  </w:comment>
  <w:comment w:id="156" w:author="Richie" w:date="2017-01-22T20:23:00Z" w:initials="R">
    <w:p w14:paraId="4B347A5A" w14:textId="5DDE3A9A" w:rsidR="00853CA7" w:rsidRDefault="00853CA7">
      <w:pPr>
        <w:pStyle w:val="CommentText"/>
      </w:pPr>
      <w:r>
        <w:rPr>
          <w:rStyle w:val="CommentReference"/>
        </w:rPr>
        <w:annotationRef/>
      </w:r>
      <w:r>
        <w:t xml:space="preserve">Maybe omit the bottom left plot? </w:t>
      </w:r>
    </w:p>
  </w:comment>
  <w:comment w:id="174" w:author="Richie" w:date="2017-01-26T22:09:00Z" w:initials="R">
    <w:p w14:paraId="129A3615" w14:textId="2D034FF5" w:rsidR="00853CA7" w:rsidRDefault="00853CA7">
      <w:pPr>
        <w:pStyle w:val="CommentText"/>
      </w:pPr>
      <w:r>
        <w:rPr>
          <w:rStyle w:val="CommentReference"/>
        </w:rPr>
        <w:annotationRef/>
      </w:r>
      <w:r>
        <w:t xml:space="preserve">Should I just mask them out of each </w:t>
      </w:r>
      <w:proofErr w:type="spellStart"/>
      <w:r>
        <w:t>pcolor</w:t>
      </w:r>
      <w:proofErr w:type="spellEnd"/>
      <w:r>
        <w:t xml:space="preserve"> plot?</w:t>
      </w:r>
    </w:p>
  </w:comment>
  <w:comment w:id="185" w:author="Richie" w:date="2017-01-26T23:06:00Z" w:initials="R">
    <w:p w14:paraId="470AE3F5" w14:textId="4F0E8F6B" w:rsidR="00853CA7" w:rsidRDefault="00853CA7">
      <w:pPr>
        <w:pStyle w:val="CommentText"/>
      </w:pPr>
      <w:r>
        <w:rPr>
          <w:rStyle w:val="CommentReference"/>
        </w:rPr>
        <w:annotationRef/>
      </w:r>
      <w:r>
        <w:t>Should this be included?</w:t>
      </w:r>
    </w:p>
  </w:comment>
  <w:comment w:id="200" w:author="Richie" w:date="2017-01-22T20:31:00Z" w:initials="R">
    <w:p w14:paraId="0F44AF88" w14:textId="147BC612" w:rsidR="00853CA7" w:rsidRDefault="00853CA7">
      <w:pPr>
        <w:pStyle w:val="CommentText"/>
      </w:pPr>
      <w:r>
        <w:rPr>
          <w:rStyle w:val="CommentReference"/>
        </w:rPr>
        <w:annotationRef/>
      </w:r>
      <w:r>
        <w:t>Not happy with this</w:t>
      </w:r>
    </w:p>
  </w:comment>
  <w:comment w:id="201" w:author="Richie" w:date="2017-01-22T20:31:00Z" w:initials="R">
    <w:p w14:paraId="6B6A66F8" w14:textId="78F992CC" w:rsidR="00853CA7" w:rsidRDefault="00853CA7">
      <w:pPr>
        <w:pStyle w:val="CommentText"/>
      </w:pPr>
      <w:r>
        <w:rPr>
          <w:rStyle w:val="CommentReference"/>
        </w:rPr>
        <w:annotationRef/>
      </w:r>
      <w:r>
        <w:t>What</w:t>
      </w:r>
      <w:r w:rsidR="00156DA2">
        <w:t>’</w:t>
      </w:r>
      <w:r>
        <w:t>s the proper way to do this?</w:t>
      </w:r>
    </w:p>
  </w:comment>
  <w:comment w:id="202" w:author="Parrish, Christopher" w:date="2017-01-23T15:18:00Z" w:initials="PC">
    <w:p w14:paraId="33FBCED4" w14:textId="029F12E0" w:rsidR="00853CA7" w:rsidRDefault="00853CA7">
      <w:pPr>
        <w:pStyle w:val="CommentText"/>
      </w:pPr>
      <w:r>
        <w:rPr>
          <w:rStyle w:val="CommentReference"/>
        </w:rPr>
        <w:annotationRef/>
      </w:r>
      <w:r>
        <w:t xml:space="preserve">The conclusions can be significantly enhanced. I can work on this in the next version. </w:t>
      </w:r>
    </w:p>
  </w:comment>
  <w:comment w:id="203" w:author="Richie" w:date="2017-02-08T16:22:00Z" w:initials="R">
    <w:p w14:paraId="41B62600" w14:textId="7E651C01" w:rsidR="0034401A" w:rsidRDefault="0034401A">
      <w:pPr>
        <w:pStyle w:val="CommentText"/>
      </w:pPr>
      <w:r>
        <w:rPr>
          <w:rStyle w:val="CommentReference"/>
        </w:rPr>
        <w:annotationRef/>
      </w:r>
      <w:r>
        <w:t xml:space="preserve">Agreed, want to take the next cut? </w:t>
      </w:r>
    </w:p>
  </w:comment>
  <w:comment w:id="212" w:author="Richie" w:date="2017-01-26T23:02:00Z" w:initials="R">
    <w:p w14:paraId="3342BC30" w14:textId="39A6404E" w:rsidR="00853CA7" w:rsidRDefault="00853CA7">
      <w:pPr>
        <w:pStyle w:val="CommentText"/>
      </w:pPr>
      <w:r>
        <w:rPr>
          <w:rStyle w:val="CommentReference"/>
        </w:rPr>
        <w:annotationRef/>
      </w:r>
      <w:r>
        <w:t>“should” or “will”? So is the tone, hey we will look at this in future work, or is it hey anyone out there doing future work should look into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C02ECC" w15:done="0"/>
  <w15:commentEx w15:paraId="191016A3" w15:done="0"/>
  <w15:commentEx w15:paraId="319BD154" w15:paraIdParent="191016A3" w15:done="0"/>
  <w15:commentEx w15:paraId="14F73F8C" w15:done="0"/>
  <w15:commentEx w15:paraId="17F6FED6" w15:done="0"/>
  <w15:commentEx w15:paraId="6B50CDF7" w15:done="0"/>
  <w15:commentEx w15:paraId="2EC349F6" w15:paraIdParent="6B50CDF7" w15:done="0"/>
  <w15:commentEx w15:paraId="48DF75E1" w15:done="0"/>
  <w15:commentEx w15:paraId="06CC9DDC" w15:paraIdParent="48DF75E1" w15:done="0"/>
  <w15:commentEx w15:paraId="434F8CBF" w15:done="0"/>
  <w15:commentEx w15:paraId="16BE6B6C" w15:paraIdParent="434F8CBF" w15:done="0"/>
  <w15:commentEx w15:paraId="012BC625" w15:done="0"/>
  <w15:commentEx w15:paraId="16F265F3" w15:done="0"/>
  <w15:commentEx w15:paraId="4CED5980" w15:done="0"/>
  <w15:commentEx w15:paraId="1C2989B4" w15:done="0"/>
  <w15:commentEx w15:paraId="309D98B5" w15:paraIdParent="1C2989B4" w15:done="0"/>
  <w15:commentEx w15:paraId="7A0271DD" w15:done="0"/>
  <w15:commentEx w15:paraId="5158028E" w15:done="0"/>
  <w15:commentEx w15:paraId="27C5EE66" w15:done="0"/>
  <w15:commentEx w15:paraId="529CFB85" w15:done="0"/>
  <w15:commentEx w15:paraId="7B3CEE2F" w15:paraIdParent="529CFB85" w15:done="0"/>
  <w15:commentEx w15:paraId="4B347A5A" w15:done="0"/>
  <w15:commentEx w15:paraId="129A3615" w15:done="0"/>
  <w15:commentEx w15:paraId="470AE3F5" w15:done="0"/>
  <w15:commentEx w15:paraId="0F44AF88" w15:done="0"/>
  <w15:commentEx w15:paraId="6B6A66F8" w15:done="0"/>
  <w15:commentEx w15:paraId="33FBCED4" w15:done="0"/>
  <w15:commentEx w15:paraId="41B62600" w15:paraIdParent="33FBCED4" w15:done="0"/>
  <w15:commentEx w15:paraId="3342BC3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C27BF" w14:textId="77777777" w:rsidR="003366AE" w:rsidRDefault="003366AE" w:rsidP="00156DA2">
      <w:pPr>
        <w:spacing w:after="0" w:line="240" w:lineRule="auto"/>
      </w:pPr>
      <w:r>
        <w:separator/>
      </w:r>
    </w:p>
  </w:endnote>
  <w:endnote w:type="continuationSeparator" w:id="0">
    <w:p w14:paraId="37FF0FB0" w14:textId="77777777" w:rsidR="003366AE" w:rsidRDefault="003366AE" w:rsidP="00156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59A59" w14:textId="77777777" w:rsidR="003366AE" w:rsidRDefault="003366AE" w:rsidP="00156DA2">
      <w:pPr>
        <w:spacing w:after="0" w:line="240" w:lineRule="auto"/>
      </w:pPr>
      <w:r>
        <w:separator/>
      </w:r>
    </w:p>
  </w:footnote>
  <w:footnote w:type="continuationSeparator" w:id="0">
    <w:p w14:paraId="4C3C5A03" w14:textId="77777777" w:rsidR="003366AE" w:rsidRDefault="003366AE" w:rsidP="00156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72712"/>
    <w:multiLevelType w:val="hybridMultilevel"/>
    <w:tmpl w:val="25966A30"/>
    <w:lvl w:ilvl="0" w:tplc="D66EBB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rson w15:author="Parrish, Christopher">
    <w15:presenceInfo w15:providerId="AD" w15:userId="S-1-5-21-828376571-1197701538-1844936127-306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AD5"/>
    <w:rsid w:val="00005081"/>
    <w:rsid w:val="00005D16"/>
    <w:rsid w:val="0002463F"/>
    <w:rsid w:val="00035680"/>
    <w:rsid w:val="00044A69"/>
    <w:rsid w:val="00047D14"/>
    <w:rsid w:val="00085FD9"/>
    <w:rsid w:val="000A6573"/>
    <w:rsid w:val="000D6E08"/>
    <w:rsid w:val="000E5A2D"/>
    <w:rsid w:val="00156DA2"/>
    <w:rsid w:val="0017243F"/>
    <w:rsid w:val="001927E7"/>
    <w:rsid w:val="001A40BB"/>
    <w:rsid w:val="001E6394"/>
    <w:rsid w:val="001F00D5"/>
    <w:rsid w:val="0021675C"/>
    <w:rsid w:val="0022766F"/>
    <w:rsid w:val="002A08D4"/>
    <w:rsid w:val="002A5482"/>
    <w:rsid w:val="002D33CB"/>
    <w:rsid w:val="002F135B"/>
    <w:rsid w:val="00327472"/>
    <w:rsid w:val="003366AE"/>
    <w:rsid w:val="0034401A"/>
    <w:rsid w:val="00362220"/>
    <w:rsid w:val="00381F67"/>
    <w:rsid w:val="00406A39"/>
    <w:rsid w:val="004103B3"/>
    <w:rsid w:val="004225EB"/>
    <w:rsid w:val="004730E3"/>
    <w:rsid w:val="004816F0"/>
    <w:rsid w:val="00497917"/>
    <w:rsid w:val="004A4A3D"/>
    <w:rsid w:val="004B1D62"/>
    <w:rsid w:val="004E05FC"/>
    <w:rsid w:val="00504C62"/>
    <w:rsid w:val="00512EA8"/>
    <w:rsid w:val="005130E4"/>
    <w:rsid w:val="00520E99"/>
    <w:rsid w:val="005478B8"/>
    <w:rsid w:val="00560F97"/>
    <w:rsid w:val="00590D34"/>
    <w:rsid w:val="005B1E8C"/>
    <w:rsid w:val="005C0472"/>
    <w:rsid w:val="005D22EB"/>
    <w:rsid w:val="00627FFA"/>
    <w:rsid w:val="00641555"/>
    <w:rsid w:val="0066586D"/>
    <w:rsid w:val="0068358A"/>
    <w:rsid w:val="00683AB8"/>
    <w:rsid w:val="006B0D1C"/>
    <w:rsid w:val="006D160E"/>
    <w:rsid w:val="006D2725"/>
    <w:rsid w:val="006D6DD8"/>
    <w:rsid w:val="007204D8"/>
    <w:rsid w:val="0073454D"/>
    <w:rsid w:val="00734B7F"/>
    <w:rsid w:val="00756A2E"/>
    <w:rsid w:val="007A2571"/>
    <w:rsid w:val="007B6673"/>
    <w:rsid w:val="007C22DE"/>
    <w:rsid w:val="007E312B"/>
    <w:rsid w:val="007E5988"/>
    <w:rsid w:val="007F6C33"/>
    <w:rsid w:val="00852F93"/>
    <w:rsid w:val="00853CA7"/>
    <w:rsid w:val="00861BC8"/>
    <w:rsid w:val="008659C3"/>
    <w:rsid w:val="008946A7"/>
    <w:rsid w:val="00895968"/>
    <w:rsid w:val="008A53CC"/>
    <w:rsid w:val="008B5DE9"/>
    <w:rsid w:val="008C7EFF"/>
    <w:rsid w:val="008E3BF5"/>
    <w:rsid w:val="008F05CD"/>
    <w:rsid w:val="00911081"/>
    <w:rsid w:val="00927410"/>
    <w:rsid w:val="00961CB3"/>
    <w:rsid w:val="00964013"/>
    <w:rsid w:val="00985504"/>
    <w:rsid w:val="00993EBE"/>
    <w:rsid w:val="009D5479"/>
    <w:rsid w:val="00A01881"/>
    <w:rsid w:val="00A04A83"/>
    <w:rsid w:val="00A7232F"/>
    <w:rsid w:val="00AE12D3"/>
    <w:rsid w:val="00AF0318"/>
    <w:rsid w:val="00AF42BC"/>
    <w:rsid w:val="00B31E83"/>
    <w:rsid w:val="00B36823"/>
    <w:rsid w:val="00BD49BE"/>
    <w:rsid w:val="00C018A4"/>
    <w:rsid w:val="00C0274C"/>
    <w:rsid w:val="00C42672"/>
    <w:rsid w:val="00C546EA"/>
    <w:rsid w:val="00C62AD5"/>
    <w:rsid w:val="00C67D25"/>
    <w:rsid w:val="00C81D70"/>
    <w:rsid w:val="00C85950"/>
    <w:rsid w:val="00CA5472"/>
    <w:rsid w:val="00CB7643"/>
    <w:rsid w:val="00CC540C"/>
    <w:rsid w:val="00CE63E6"/>
    <w:rsid w:val="00D140CD"/>
    <w:rsid w:val="00D3058B"/>
    <w:rsid w:val="00D5046B"/>
    <w:rsid w:val="00D76F3A"/>
    <w:rsid w:val="00D813CC"/>
    <w:rsid w:val="00DC5814"/>
    <w:rsid w:val="00DF44FC"/>
    <w:rsid w:val="00E6202A"/>
    <w:rsid w:val="00E63ECA"/>
    <w:rsid w:val="00E87DFC"/>
    <w:rsid w:val="00EA279E"/>
    <w:rsid w:val="00F008FF"/>
    <w:rsid w:val="00F131A3"/>
    <w:rsid w:val="00F25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D88E"/>
  <w15:chartTrackingRefBased/>
  <w15:docId w15:val="{E1EF5EE6-4030-4B6D-8374-6821DAF1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62AD5"/>
    <w:rPr>
      <w:sz w:val="16"/>
      <w:szCs w:val="16"/>
    </w:rPr>
  </w:style>
  <w:style w:type="paragraph" w:styleId="CommentText">
    <w:name w:val="annotation text"/>
    <w:basedOn w:val="Normal"/>
    <w:link w:val="CommentTextChar"/>
    <w:uiPriority w:val="99"/>
    <w:semiHidden/>
    <w:unhideWhenUsed/>
    <w:rsid w:val="00C62AD5"/>
    <w:pPr>
      <w:spacing w:line="240" w:lineRule="auto"/>
    </w:pPr>
    <w:rPr>
      <w:sz w:val="20"/>
      <w:szCs w:val="20"/>
    </w:rPr>
  </w:style>
  <w:style w:type="character" w:customStyle="1" w:styleId="CommentTextChar">
    <w:name w:val="Comment Text Char"/>
    <w:basedOn w:val="DefaultParagraphFont"/>
    <w:link w:val="CommentText"/>
    <w:uiPriority w:val="99"/>
    <w:semiHidden/>
    <w:rsid w:val="00C62AD5"/>
    <w:rPr>
      <w:sz w:val="20"/>
      <w:szCs w:val="20"/>
    </w:rPr>
  </w:style>
  <w:style w:type="paragraph" w:styleId="CommentSubject">
    <w:name w:val="annotation subject"/>
    <w:basedOn w:val="CommentText"/>
    <w:next w:val="CommentText"/>
    <w:link w:val="CommentSubjectChar"/>
    <w:uiPriority w:val="99"/>
    <w:semiHidden/>
    <w:unhideWhenUsed/>
    <w:rsid w:val="00C62AD5"/>
    <w:rPr>
      <w:b/>
      <w:bCs/>
    </w:rPr>
  </w:style>
  <w:style w:type="character" w:customStyle="1" w:styleId="CommentSubjectChar">
    <w:name w:val="Comment Subject Char"/>
    <w:basedOn w:val="CommentTextChar"/>
    <w:link w:val="CommentSubject"/>
    <w:uiPriority w:val="99"/>
    <w:semiHidden/>
    <w:rsid w:val="00C62AD5"/>
    <w:rPr>
      <w:b/>
      <w:bCs/>
      <w:sz w:val="20"/>
      <w:szCs w:val="20"/>
    </w:rPr>
  </w:style>
  <w:style w:type="paragraph" w:styleId="BalloonText">
    <w:name w:val="Balloon Text"/>
    <w:basedOn w:val="Normal"/>
    <w:link w:val="BalloonTextChar"/>
    <w:uiPriority w:val="99"/>
    <w:semiHidden/>
    <w:unhideWhenUsed/>
    <w:rsid w:val="00C62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AD5"/>
    <w:rPr>
      <w:rFonts w:ascii="Segoe UI" w:hAnsi="Segoe UI" w:cs="Segoe UI"/>
      <w:sz w:val="18"/>
      <w:szCs w:val="18"/>
    </w:rPr>
  </w:style>
  <w:style w:type="paragraph" w:styleId="ListParagraph">
    <w:name w:val="List Paragraph"/>
    <w:basedOn w:val="Normal"/>
    <w:uiPriority w:val="34"/>
    <w:qFormat/>
    <w:rsid w:val="00C62AD5"/>
    <w:pPr>
      <w:ind w:left="720"/>
      <w:contextualSpacing/>
    </w:pPr>
  </w:style>
  <w:style w:type="table" w:styleId="TableGrid">
    <w:name w:val="Table Grid"/>
    <w:basedOn w:val="TableNormal"/>
    <w:uiPriority w:val="39"/>
    <w:rsid w:val="006D2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1C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1CB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415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56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DA2"/>
  </w:style>
  <w:style w:type="paragraph" w:styleId="Footer">
    <w:name w:val="footer"/>
    <w:basedOn w:val="Normal"/>
    <w:link w:val="FooterChar"/>
    <w:uiPriority w:val="99"/>
    <w:unhideWhenUsed/>
    <w:rsid w:val="00156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637253">
      <w:bodyDiv w:val="1"/>
      <w:marLeft w:val="0"/>
      <w:marRight w:val="0"/>
      <w:marTop w:val="0"/>
      <w:marBottom w:val="0"/>
      <w:divBdr>
        <w:top w:val="none" w:sz="0" w:space="0" w:color="auto"/>
        <w:left w:val="none" w:sz="0" w:space="0" w:color="auto"/>
        <w:bottom w:val="none" w:sz="0" w:space="0" w:color="auto"/>
        <w:right w:val="none" w:sz="0" w:space="0" w:color="auto"/>
      </w:divBdr>
    </w:div>
    <w:div w:id="883639415">
      <w:bodyDiv w:val="1"/>
      <w:marLeft w:val="0"/>
      <w:marRight w:val="0"/>
      <w:marTop w:val="0"/>
      <w:marBottom w:val="0"/>
      <w:divBdr>
        <w:top w:val="none" w:sz="0" w:space="0" w:color="auto"/>
        <w:left w:val="none" w:sz="0" w:space="0" w:color="auto"/>
        <w:bottom w:val="none" w:sz="0" w:space="0" w:color="auto"/>
        <w:right w:val="none" w:sz="0" w:space="0" w:color="auto"/>
      </w:divBdr>
    </w:div>
    <w:div w:id="10133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7862C-E4EF-4A6F-8A02-3C6ECE31F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19024</Words>
  <Characters>108437</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dc:creator>
  <cp:keywords/>
  <dc:description/>
  <cp:lastModifiedBy>Richie</cp:lastModifiedBy>
  <cp:revision>2</cp:revision>
  <dcterms:created xsi:type="dcterms:W3CDTF">2017-02-09T00:23:00Z</dcterms:created>
  <dcterms:modified xsi:type="dcterms:W3CDTF">2017-02-09T00:23:00Z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2caa0cbb-048b-3e0c-9fb6-a33fcd8f38e9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