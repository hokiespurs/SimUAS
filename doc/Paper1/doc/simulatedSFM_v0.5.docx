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BE666D" w14:textId="77777777" w:rsidR="00C62AD5" w:rsidRPr="001A40BB" w:rsidRDefault="00C62AD5"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Simulated Imagery Rendering Workflow for UAS-Based Photogrammetric 3D Reconstruction Accuracy Assessments</w:t>
      </w:r>
    </w:p>
    <w:p w14:paraId="1563E487" w14:textId="77777777" w:rsidR="00C62AD5" w:rsidRPr="001A40BB" w:rsidRDefault="00C62AD5"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Abstract</w:t>
      </w:r>
    </w:p>
    <w:p w14:paraId="7FEB1CF6" w14:textId="5FF603D9"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sz w:val="24"/>
          <w:szCs w:val="24"/>
        </w:rPr>
        <w:t xml:space="preserve">Structure from </w:t>
      </w:r>
      <w:r w:rsidR="006A02A6">
        <w:rPr>
          <w:rFonts w:ascii="Times New Roman" w:hAnsi="Times New Roman" w:cs="Times New Roman"/>
          <w:sz w:val="24"/>
          <w:szCs w:val="24"/>
        </w:rPr>
        <w:t>m</w:t>
      </w:r>
      <w:r w:rsidR="006A02A6" w:rsidRPr="001A40BB">
        <w:rPr>
          <w:rFonts w:ascii="Times New Roman" w:hAnsi="Times New Roman" w:cs="Times New Roman"/>
          <w:sz w:val="24"/>
          <w:szCs w:val="24"/>
        </w:rPr>
        <w:t xml:space="preserve">otion </w:t>
      </w:r>
      <w:r w:rsidRPr="001A40BB">
        <w:rPr>
          <w:rFonts w:ascii="Times New Roman" w:hAnsi="Times New Roman" w:cs="Times New Roman"/>
          <w:sz w:val="24"/>
          <w:szCs w:val="24"/>
        </w:rPr>
        <w:t>(</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MultiView Stereo (MVS) algorithms are increasingly being </w:t>
      </w:r>
      <w:r w:rsidR="002A5482">
        <w:rPr>
          <w:rFonts w:ascii="Times New Roman" w:hAnsi="Times New Roman" w:cs="Times New Roman"/>
          <w:sz w:val="24"/>
          <w:szCs w:val="24"/>
        </w:rPr>
        <w:t xml:space="preserve">applied to imagery from </w:t>
      </w:r>
      <w:r w:rsidR="006A02A6">
        <w:rPr>
          <w:rFonts w:ascii="Times New Roman" w:hAnsi="Times New Roman" w:cs="Times New Roman"/>
          <w:sz w:val="24"/>
          <w:szCs w:val="24"/>
        </w:rPr>
        <w:t>u</w:t>
      </w:r>
      <w:r w:rsidR="006A02A6" w:rsidRPr="001A40BB">
        <w:rPr>
          <w:rFonts w:ascii="Times New Roman" w:hAnsi="Times New Roman" w:cs="Times New Roman"/>
          <w:sz w:val="24"/>
          <w:szCs w:val="24"/>
        </w:rPr>
        <w:t xml:space="preserve">nmanned </w:t>
      </w:r>
      <w:r w:rsidR="006A02A6">
        <w:rPr>
          <w:rFonts w:ascii="Times New Roman" w:hAnsi="Times New Roman" w:cs="Times New Roman"/>
          <w:sz w:val="24"/>
          <w:szCs w:val="24"/>
        </w:rPr>
        <w:t>aircraft</w:t>
      </w:r>
      <w:r w:rsidR="006A02A6" w:rsidRPr="001A40BB">
        <w:rPr>
          <w:rFonts w:ascii="Times New Roman" w:hAnsi="Times New Roman" w:cs="Times New Roman"/>
          <w:sz w:val="24"/>
          <w:szCs w:val="24"/>
        </w:rPr>
        <w:t xml:space="preserve"> </w:t>
      </w:r>
      <w:r w:rsidR="006A02A6">
        <w:rPr>
          <w:rFonts w:ascii="Times New Roman" w:hAnsi="Times New Roman" w:cs="Times New Roman"/>
          <w:sz w:val="24"/>
          <w:szCs w:val="24"/>
        </w:rPr>
        <w:t>s</w:t>
      </w:r>
      <w:r w:rsidR="006A02A6" w:rsidRPr="001A40BB">
        <w:rPr>
          <w:rFonts w:ascii="Times New Roman" w:hAnsi="Times New Roman" w:cs="Times New Roman"/>
          <w:sz w:val="24"/>
          <w:szCs w:val="24"/>
        </w:rPr>
        <w:t>ystem</w:t>
      </w:r>
      <w:r w:rsidR="006A02A6">
        <w:rPr>
          <w:rFonts w:ascii="Times New Roman" w:hAnsi="Times New Roman" w:cs="Times New Roman"/>
          <w:sz w:val="24"/>
          <w:szCs w:val="24"/>
        </w:rPr>
        <w:t xml:space="preserve">s </w:t>
      </w:r>
      <w:r w:rsidR="002A5482" w:rsidRPr="001A40BB">
        <w:rPr>
          <w:rFonts w:ascii="Times New Roman" w:hAnsi="Times New Roman" w:cs="Times New Roman"/>
          <w:sz w:val="24"/>
          <w:szCs w:val="24"/>
        </w:rPr>
        <w:t>(UAS)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to generate point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cloud data for various surveying </w:t>
      </w:r>
      <w:r w:rsidR="002A5482">
        <w:rPr>
          <w:rFonts w:ascii="Times New Roman" w:hAnsi="Times New Roman" w:cs="Times New Roman"/>
          <w:sz w:val="24"/>
          <w:szCs w:val="24"/>
        </w:rPr>
        <w:t xml:space="preserve">and mapping </w:t>
      </w:r>
      <w:r w:rsidRPr="001A40BB">
        <w:rPr>
          <w:rFonts w:ascii="Times New Roman" w:hAnsi="Times New Roman" w:cs="Times New Roman"/>
          <w:sz w:val="24"/>
          <w:szCs w:val="24"/>
        </w:rPr>
        <w:t>applications</w:t>
      </w:r>
      <w:r w:rsidR="002A5482">
        <w:rPr>
          <w:rFonts w:ascii="Times New Roman" w:hAnsi="Times New Roman" w:cs="Times New Roman"/>
          <w:sz w:val="24"/>
          <w:szCs w:val="24"/>
        </w:rPr>
        <w:t xml:space="preserve">. </w:t>
      </w:r>
      <w:r w:rsidR="000D6E08">
        <w:rPr>
          <w:rFonts w:ascii="Times New Roman" w:hAnsi="Times New Roman" w:cs="Times New Roman"/>
          <w:sz w:val="24"/>
          <w:szCs w:val="24"/>
        </w:rPr>
        <w:t xml:space="preserve">To date, the options for assessing the spatial accuracy of the </w:t>
      </w:r>
      <w:r w:rsidR="006A02A6">
        <w:rPr>
          <w:rFonts w:ascii="Times New Roman" w:hAnsi="Times New Roman" w:cs="Times New Roman"/>
          <w:sz w:val="24"/>
          <w:szCs w:val="24"/>
        </w:rPr>
        <w:t xml:space="preserve">SfM-MVS </w:t>
      </w:r>
      <w:r w:rsidR="000D6E08">
        <w:rPr>
          <w:rFonts w:ascii="Times New Roman" w:hAnsi="Times New Roman" w:cs="Times New Roman"/>
          <w:sz w:val="24"/>
          <w:szCs w:val="24"/>
        </w:rPr>
        <w:t xml:space="preserve">point clouds have primarily been limited to empirical accuracy assessments, which involve comparisons against reference data sets, which are both independent and of higher accuracy than the data they are being used to test. The acquisition of these reference data sets can be expensive, time consuming, and logistically challenging. </w:t>
      </w:r>
      <w:r w:rsidR="00C018A4">
        <w:rPr>
          <w:rFonts w:ascii="Times New Roman" w:hAnsi="Times New Roman" w:cs="Times New Roman"/>
          <w:sz w:val="24"/>
          <w:szCs w:val="24"/>
        </w:rPr>
        <w:t>Furthermore, t</w:t>
      </w:r>
      <w:r w:rsidRPr="001A40BB">
        <w:rPr>
          <w:rFonts w:ascii="Times New Roman" w:hAnsi="Times New Roman" w:cs="Times New Roman"/>
          <w:sz w:val="24"/>
          <w:szCs w:val="24"/>
        </w:rPr>
        <w:t>hese experiments are also almost always unable to be perfectly replicated</w:t>
      </w:r>
      <w:r w:rsidR="00C018A4">
        <w:rPr>
          <w:rFonts w:ascii="Times New Roman" w:hAnsi="Times New Roman" w:cs="Times New Roman"/>
          <w:sz w:val="24"/>
          <w:szCs w:val="24"/>
        </w:rPr>
        <w:t>,</w:t>
      </w:r>
      <w:r w:rsidRPr="001A40BB">
        <w:rPr>
          <w:rFonts w:ascii="Times New Roman" w:hAnsi="Times New Roman" w:cs="Times New Roman"/>
          <w:sz w:val="24"/>
          <w:szCs w:val="24"/>
        </w:rPr>
        <w:t xml:space="preserve"> due to the numerous </w:t>
      </w:r>
      <w:r w:rsidR="00842A83">
        <w:rPr>
          <w:rFonts w:ascii="Times New Roman" w:hAnsi="Times New Roman" w:cs="Times New Roman"/>
          <w:sz w:val="24"/>
          <w:szCs w:val="24"/>
        </w:rPr>
        <w:t>confounding</w:t>
      </w:r>
      <w:r w:rsidRPr="001A40BB">
        <w:rPr>
          <w:rFonts w:ascii="Times New Roman" w:hAnsi="Times New Roman" w:cs="Times New Roman"/>
          <w:sz w:val="24"/>
          <w:szCs w:val="24"/>
        </w:rPr>
        <w:t xml:space="preserve"> variables, such as solar radiation, sun angle, cloud cover, wind, </w:t>
      </w:r>
      <w:r w:rsidR="00842A83">
        <w:rPr>
          <w:rFonts w:ascii="Times New Roman" w:hAnsi="Times New Roman" w:cs="Times New Roman"/>
          <w:sz w:val="24"/>
          <w:szCs w:val="24"/>
        </w:rPr>
        <w:t>movement of objects in the scene</w:t>
      </w:r>
      <w:r w:rsidRPr="001A40BB">
        <w:rPr>
          <w:rFonts w:ascii="Times New Roman" w:hAnsi="Times New Roman" w:cs="Times New Roman"/>
          <w:sz w:val="24"/>
          <w:szCs w:val="24"/>
        </w:rPr>
        <w:t>, exterior orientation of cameras, and camera noise</w:t>
      </w:r>
      <w:r w:rsidR="00C018A4">
        <w:rPr>
          <w:rFonts w:ascii="Times New Roman" w:hAnsi="Times New Roman" w:cs="Times New Roman"/>
          <w:sz w:val="24"/>
          <w:szCs w:val="24"/>
        </w:rPr>
        <w:t>,</w:t>
      </w:r>
      <w:r w:rsidRPr="001A40BB">
        <w:rPr>
          <w:rFonts w:ascii="Times New Roman" w:hAnsi="Times New Roman" w:cs="Times New Roman"/>
          <w:sz w:val="24"/>
          <w:szCs w:val="24"/>
        </w:rPr>
        <w:t xml:space="preserve"> to name a few.</w:t>
      </w:r>
      <w:r w:rsidR="002A5482">
        <w:rPr>
          <w:rFonts w:ascii="Times New Roman" w:hAnsi="Times New Roman" w:cs="Times New Roman"/>
          <w:sz w:val="24"/>
          <w:szCs w:val="24"/>
        </w:rPr>
        <w:t xml:space="preserve"> </w:t>
      </w:r>
      <w:r w:rsidR="00C018A4">
        <w:rPr>
          <w:rFonts w:ascii="Times New Roman" w:hAnsi="Times New Roman" w:cs="Times New Roman"/>
          <w:sz w:val="24"/>
          <w:szCs w:val="24"/>
        </w:rPr>
        <w:t>The combination of these factors leads to a situation in which</w:t>
      </w:r>
      <w:r w:rsidRPr="001A40BB">
        <w:rPr>
          <w:rFonts w:ascii="Times New Roman" w:hAnsi="Times New Roman" w:cs="Times New Roman"/>
          <w:sz w:val="24"/>
          <w:szCs w:val="24"/>
        </w:rPr>
        <w:t xml:space="preserve"> robust, repeatable experiments are cost prohibitive</w:t>
      </w:r>
      <w:r w:rsidR="00C018A4">
        <w:rPr>
          <w:rFonts w:ascii="Times New Roman" w:hAnsi="Times New Roman" w:cs="Times New Roman"/>
          <w:sz w:val="24"/>
          <w:szCs w:val="24"/>
        </w:rPr>
        <w:t>,</w:t>
      </w:r>
      <w:r w:rsidRPr="001A40BB">
        <w:rPr>
          <w:rFonts w:ascii="Times New Roman" w:hAnsi="Times New Roman" w:cs="Times New Roman"/>
          <w:sz w:val="24"/>
          <w:szCs w:val="24"/>
        </w:rPr>
        <w:t xml:space="preserve"> and the </w:t>
      </w:r>
      <w:r w:rsidR="00B36823">
        <w:rPr>
          <w:rFonts w:ascii="Times New Roman" w:hAnsi="Times New Roman" w:cs="Times New Roman"/>
          <w:sz w:val="24"/>
          <w:szCs w:val="24"/>
        </w:rPr>
        <w:t xml:space="preserve">experiment </w:t>
      </w:r>
      <w:r w:rsidRPr="001A40BB">
        <w:rPr>
          <w:rFonts w:ascii="Times New Roman" w:hAnsi="Times New Roman" w:cs="Times New Roman"/>
          <w:sz w:val="24"/>
          <w:szCs w:val="24"/>
        </w:rPr>
        <w:t xml:space="preserve">results are frequently </w:t>
      </w:r>
      <w:r w:rsidR="00C018A4" w:rsidRPr="001A40BB">
        <w:rPr>
          <w:rFonts w:ascii="Times New Roman" w:hAnsi="Times New Roman" w:cs="Times New Roman"/>
          <w:sz w:val="24"/>
          <w:szCs w:val="24"/>
        </w:rPr>
        <w:t>site</w:t>
      </w:r>
      <w:r w:rsidR="00C018A4">
        <w:rPr>
          <w:rFonts w:ascii="Times New Roman" w:hAnsi="Times New Roman" w:cs="Times New Roman"/>
          <w:sz w:val="24"/>
          <w:szCs w:val="24"/>
        </w:rPr>
        <w:t>-</w:t>
      </w:r>
      <w:r w:rsidRPr="001A40BB">
        <w:rPr>
          <w:rFonts w:ascii="Times New Roman" w:hAnsi="Times New Roman" w:cs="Times New Roman"/>
          <w:sz w:val="24"/>
          <w:szCs w:val="24"/>
        </w:rPr>
        <w:t>specific</w:t>
      </w:r>
      <w:r w:rsidR="003413D6">
        <w:rPr>
          <w:rFonts w:ascii="Times New Roman" w:hAnsi="Times New Roman" w:cs="Times New Roman"/>
          <w:sz w:val="24"/>
          <w:szCs w:val="24"/>
        </w:rPr>
        <w:t xml:space="preserve"> and condition-specific</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Here, we present a workflow to render computer generated imagery using a virtual environment which can mimic all the independent variables that would be experienced in a real-world </w:t>
      </w:r>
      <w:r w:rsidR="006A02A6">
        <w:rPr>
          <w:rFonts w:ascii="Times New Roman" w:hAnsi="Times New Roman" w:cs="Times New Roman"/>
          <w:sz w:val="24"/>
          <w:szCs w:val="24"/>
        </w:rPr>
        <w:t>UAV imagery</w:t>
      </w:r>
      <w:r w:rsidR="006A02A6" w:rsidRPr="001A40BB">
        <w:rPr>
          <w:rFonts w:ascii="Times New Roman" w:hAnsi="Times New Roman" w:cs="Times New Roman"/>
          <w:sz w:val="24"/>
          <w:szCs w:val="24"/>
        </w:rPr>
        <w:t xml:space="preserve"> </w:t>
      </w:r>
      <w:r w:rsidRPr="001A40BB">
        <w:rPr>
          <w:rFonts w:ascii="Times New Roman" w:hAnsi="Times New Roman" w:cs="Times New Roman"/>
          <w:sz w:val="24"/>
          <w:szCs w:val="24"/>
        </w:rPr>
        <w:t>acquisition scenario.</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resultant modular workflow utilizes </w:t>
      </w:r>
      <w:r w:rsidR="00B36823">
        <w:rPr>
          <w:rFonts w:ascii="Times New Roman" w:hAnsi="Times New Roman" w:cs="Times New Roman"/>
          <w:sz w:val="24"/>
          <w:szCs w:val="24"/>
        </w:rPr>
        <w:t xml:space="preserve">Blender, an </w:t>
      </w:r>
      <w:r w:rsidRPr="001A40BB">
        <w:rPr>
          <w:rFonts w:ascii="Times New Roman" w:hAnsi="Times New Roman" w:cs="Times New Roman"/>
          <w:sz w:val="24"/>
          <w:szCs w:val="24"/>
        </w:rPr>
        <w:t xml:space="preserve">open source </w:t>
      </w:r>
      <w:r w:rsidR="00B36823">
        <w:rPr>
          <w:rFonts w:ascii="Times New Roman" w:hAnsi="Times New Roman" w:cs="Times New Roman"/>
          <w:sz w:val="24"/>
          <w:szCs w:val="24"/>
        </w:rPr>
        <w:t xml:space="preserve">computer graphics </w:t>
      </w:r>
      <w:r w:rsidRPr="001A40BB">
        <w:rPr>
          <w:rFonts w:ascii="Times New Roman" w:hAnsi="Times New Roman" w:cs="Times New Roman"/>
          <w:sz w:val="24"/>
          <w:szCs w:val="24"/>
        </w:rPr>
        <w:t>software</w:t>
      </w:r>
      <w:r w:rsidR="00B36823">
        <w:rPr>
          <w:rFonts w:ascii="Times New Roman" w:hAnsi="Times New Roman" w:cs="Times New Roman"/>
          <w:sz w:val="24"/>
          <w:szCs w:val="24"/>
        </w:rPr>
        <w:t>,</w:t>
      </w:r>
      <w:r w:rsidRPr="001A40BB">
        <w:rPr>
          <w:rFonts w:ascii="Times New Roman" w:hAnsi="Times New Roman" w:cs="Times New Roman"/>
          <w:sz w:val="24"/>
          <w:szCs w:val="24"/>
        </w:rPr>
        <w:t xml:space="preserve"> for the generation of </w:t>
      </w:r>
      <w:r w:rsidR="006A02A6" w:rsidRPr="001A40BB">
        <w:rPr>
          <w:rFonts w:ascii="Times New Roman" w:hAnsi="Times New Roman" w:cs="Times New Roman"/>
          <w:sz w:val="24"/>
          <w:szCs w:val="24"/>
        </w:rPr>
        <w:t>photogrammetrically</w:t>
      </w:r>
      <w:r w:rsidR="006A02A6">
        <w:rPr>
          <w:rFonts w:ascii="Times New Roman" w:hAnsi="Times New Roman" w:cs="Times New Roman"/>
          <w:sz w:val="24"/>
          <w:szCs w:val="24"/>
        </w:rPr>
        <w:t>-</w:t>
      </w:r>
      <w:r w:rsidRPr="001A40BB">
        <w:rPr>
          <w:rFonts w:ascii="Times New Roman" w:hAnsi="Times New Roman" w:cs="Times New Roman"/>
          <w:sz w:val="24"/>
          <w:szCs w:val="24"/>
        </w:rPr>
        <w:t xml:space="preserve">accurate imagery suitable for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processing, with </w:t>
      </w:r>
      <w:r w:rsidR="00B36823">
        <w:rPr>
          <w:rFonts w:ascii="Times New Roman" w:hAnsi="Times New Roman" w:cs="Times New Roman"/>
          <w:sz w:val="24"/>
          <w:szCs w:val="24"/>
        </w:rPr>
        <w:t>explicit</w:t>
      </w:r>
      <w:r w:rsidRPr="001A40BB">
        <w:rPr>
          <w:rFonts w:ascii="Times New Roman" w:hAnsi="Times New Roman" w:cs="Times New Roman"/>
          <w:sz w:val="24"/>
          <w:szCs w:val="24"/>
        </w:rPr>
        <w:t xml:space="preserve"> control </w:t>
      </w:r>
      <w:r w:rsidR="006A02A6" w:rsidRPr="001A40BB">
        <w:rPr>
          <w:rFonts w:ascii="Times New Roman" w:hAnsi="Times New Roman" w:cs="Times New Roman"/>
          <w:sz w:val="24"/>
          <w:szCs w:val="24"/>
        </w:rPr>
        <w:t>o</w:t>
      </w:r>
      <w:r w:rsidR="006A02A6">
        <w:rPr>
          <w:rFonts w:ascii="Times New Roman" w:hAnsi="Times New Roman" w:cs="Times New Roman"/>
          <w:sz w:val="24"/>
          <w:szCs w:val="24"/>
        </w:rPr>
        <w:t>f</w:t>
      </w:r>
      <w:r w:rsidR="006A02A6"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camera interior orientation, exterior orientation, texture of objects in the scene, placement of objects in the scene, and </w:t>
      </w:r>
      <w:r w:rsidR="006A02A6">
        <w:rPr>
          <w:rFonts w:ascii="Times New Roman" w:hAnsi="Times New Roman" w:cs="Times New Roman"/>
          <w:sz w:val="24"/>
          <w:szCs w:val="24"/>
        </w:rPr>
        <w:t>g</w:t>
      </w:r>
      <w:r w:rsidR="006A02A6" w:rsidRPr="001A40BB">
        <w:rPr>
          <w:rFonts w:ascii="Times New Roman" w:hAnsi="Times New Roman" w:cs="Times New Roman"/>
          <w:sz w:val="24"/>
          <w:szCs w:val="24"/>
        </w:rPr>
        <w:t xml:space="preserve">round </w:t>
      </w:r>
      <w:r w:rsidR="006A02A6">
        <w:rPr>
          <w:rFonts w:ascii="Times New Roman" w:hAnsi="Times New Roman" w:cs="Times New Roman"/>
          <w:sz w:val="24"/>
          <w:szCs w:val="24"/>
        </w:rPr>
        <w:t>c</w:t>
      </w:r>
      <w:r w:rsidR="006A02A6" w:rsidRPr="001A40BB">
        <w:rPr>
          <w:rFonts w:ascii="Times New Roman" w:hAnsi="Times New Roman" w:cs="Times New Roman"/>
          <w:sz w:val="24"/>
          <w:szCs w:val="24"/>
        </w:rPr>
        <w:t xml:space="preserve">ontrol </w:t>
      </w:r>
      <w:r w:rsidR="006A02A6">
        <w:rPr>
          <w:rFonts w:ascii="Times New Roman" w:hAnsi="Times New Roman" w:cs="Times New Roman"/>
          <w:sz w:val="24"/>
          <w:szCs w:val="24"/>
        </w:rPr>
        <w:t>p</w:t>
      </w:r>
      <w:r w:rsidR="006A02A6" w:rsidRPr="001A40BB">
        <w:rPr>
          <w:rFonts w:ascii="Times New Roman" w:hAnsi="Times New Roman" w:cs="Times New Roman"/>
          <w:sz w:val="24"/>
          <w:szCs w:val="24"/>
        </w:rPr>
        <w:t xml:space="preserve">oint </w:t>
      </w:r>
      <w:r w:rsidRPr="001A40BB">
        <w:rPr>
          <w:rFonts w:ascii="Times New Roman" w:hAnsi="Times New Roman" w:cs="Times New Roman"/>
          <w:sz w:val="24"/>
          <w:szCs w:val="24"/>
        </w:rPr>
        <w:t>(GCP)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challenges and steps required to validate the photogrammetric accuracy of computer generated imagery are discussed, and an example experiment assessing accuracy of an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derived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from imagery rendered using a computer graphics workflow is presented.</w:t>
      </w:r>
      <w:r w:rsidR="005A13BF">
        <w:rPr>
          <w:rFonts w:ascii="Times New Roman" w:hAnsi="Times New Roman" w:cs="Times New Roman"/>
          <w:sz w:val="24"/>
          <w:szCs w:val="24"/>
        </w:rPr>
        <w:t xml:space="preserve"> </w:t>
      </w:r>
      <w:r w:rsidR="00C85950">
        <w:rPr>
          <w:rFonts w:ascii="Times New Roman" w:hAnsi="Times New Roman" w:cs="Times New Roman"/>
          <w:sz w:val="24"/>
          <w:szCs w:val="24"/>
        </w:rPr>
        <w:t>The proposed workflow shows promise as a useful tool for sensitivity analysis and SfM-MVS experimentation.</w:t>
      </w:r>
      <w:r w:rsidRPr="001A40BB">
        <w:rPr>
          <w:rFonts w:ascii="Times New Roman" w:hAnsi="Times New Roman" w:cs="Times New Roman"/>
          <w:sz w:val="24"/>
          <w:szCs w:val="24"/>
        </w:rPr>
        <w:br w:type="page"/>
      </w:r>
    </w:p>
    <w:p w14:paraId="79C2F4D0" w14:textId="77777777" w:rsidR="00C62AD5" w:rsidRPr="001A40BB" w:rsidRDefault="00C62AD5" w:rsidP="00927410">
      <w:pPr>
        <w:pStyle w:val="Heading1"/>
      </w:pPr>
      <w:r w:rsidRPr="001A40BB">
        <w:lastRenderedPageBreak/>
        <w:t>Introduction</w:t>
      </w:r>
    </w:p>
    <w:p w14:paraId="3BF4E8F1" w14:textId="1F107B3E" w:rsidR="00CA5BC4" w:rsidRDefault="006A02A6"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t>Efficient acquisition of high-resolution, high-accuracy 3D point clouds has traditionally required</w:t>
      </w:r>
      <w:r w:rsidR="00C62AD5" w:rsidRPr="001A40BB">
        <w:rPr>
          <w:rFonts w:ascii="Times New Roman" w:hAnsi="Times New Roman" w:cs="Times New Roman"/>
          <w:sz w:val="24"/>
          <w:szCs w:val="24"/>
        </w:rPr>
        <w:t xml:space="preserve"> either terrestrial</w:t>
      </w:r>
      <w:r>
        <w:rPr>
          <w:rFonts w:ascii="Times New Roman" w:hAnsi="Times New Roman" w:cs="Times New Roman"/>
          <w:sz w:val="24"/>
          <w:szCs w:val="24"/>
        </w:rPr>
        <w:t>, mobile</w:t>
      </w:r>
      <w:r w:rsidR="00C62AD5" w:rsidRPr="001A40BB">
        <w:rPr>
          <w:rFonts w:ascii="Times New Roman" w:hAnsi="Times New Roman" w:cs="Times New Roman"/>
          <w:sz w:val="24"/>
          <w:szCs w:val="24"/>
        </w:rPr>
        <w:t xml:space="preserve"> or airborne lidar</w:t>
      </w:r>
      <w:r w:rsidR="00847902">
        <w:rPr>
          <w:rFonts w:ascii="Times New Roman" w:hAnsi="Times New Roman" w:cs="Times New Roman"/>
          <w:sz w:val="24"/>
          <w:szCs w:val="24"/>
        </w:rPr>
        <w:t>. However,</w:t>
      </w:r>
      <w:r w:rsidR="00C62AD5" w:rsidRPr="001A40BB">
        <w:rPr>
          <w:rFonts w:ascii="Times New Roman" w:hAnsi="Times New Roman" w:cs="Times New Roman"/>
          <w:sz w:val="24"/>
          <w:szCs w:val="24"/>
        </w:rPr>
        <w:t xml:space="preserve"> advances in </w:t>
      </w:r>
      <w:r w:rsidR="00A65150">
        <w:rPr>
          <w:rFonts w:ascii="Times New Roman" w:hAnsi="Times New Roman" w:cs="Times New Roman"/>
          <w:sz w:val="24"/>
          <w:szCs w:val="24"/>
        </w:rPr>
        <w:t>s</w:t>
      </w:r>
      <w:r w:rsidR="00A65150" w:rsidRPr="001A40BB">
        <w:rPr>
          <w:rFonts w:ascii="Times New Roman" w:hAnsi="Times New Roman" w:cs="Times New Roman"/>
          <w:sz w:val="24"/>
          <w:szCs w:val="24"/>
        </w:rPr>
        <w:t xml:space="preserve">tructure </w:t>
      </w:r>
      <w:r w:rsidR="00C62AD5" w:rsidRPr="001A40BB">
        <w:rPr>
          <w:rFonts w:ascii="Times New Roman" w:hAnsi="Times New Roman" w:cs="Times New Roman"/>
          <w:sz w:val="24"/>
          <w:szCs w:val="24"/>
        </w:rPr>
        <w:t xml:space="preserve">from </w:t>
      </w:r>
      <w:r w:rsidR="00A65150">
        <w:rPr>
          <w:rFonts w:ascii="Times New Roman" w:hAnsi="Times New Roman" w:cs="Times New Roman"/>
          <w:sz w:val="24"/>
          <w:szCs w:val="24"/>
        </w:rPr>
        <w:t>m</w:t>
      </w:r>
      <w:r w:rsidR="00A65150" w:rsidRPr="001A40BB">
        <w:rPr>
          <w:rFonts w:ascii="Times New Roman" w:hAnsi="Times New Roman" w:cs="Times New Roman"/>
          <w:sz w:val="24"/>
          <w:szCs w:val="24"/>
        </w:rPr>
        <w:t>otion</w:t>
      </w:r>
      <w:r w:rsidR="00A65150">
        <w:rPr>
          <w:rFonts w:ascii="Times New Roman" w:hAnsi="Times New Roman" w:cs="Times New Roman"/>
          <w:sz w:val="24"/>
          <w:szCs w:val="24"/>
        </w:rPr>
        <w:t xml:space="preserve"> </w:t>
      </w:r>
      <w:r w:rsidR="00B36823">
        <w:rPr>
          <w:rFonts w:ascii="Times New Roman" w:hAnsi="Times New Roman" w:cs="Times New Roman"/>
          <w:sz w:val="24"/>
          <w:szCs w:val="24"/>
        </w:rPr>
        <w:t>(SfM)</w:t>
      </w:r>
      <w:r w:rsidR="00C62AD5" w:rsidRPr="001A40BB">
        <w:rPr>
          <w:rFonts w:ascii="Times New Roman" w:hAnsi="Times New Roman" w:cs="Times New Roman"/>
          <w:sz w:val="24"/>
          <w:szCs w:val="24"/>
        </w:rPr>
        <w:t xml:space="preserve"> and MultiView Stereo</w:t>
      </w:r>
      <w:r w:rsidR="000B361F">
        <w:rPr>
          <w:rFonts w:ascii="Times New Roman" w:hAnsi="Times New Roman" w:cs="Times New Roman"/>
          <w:sz w:val="24"/>
          <w:szCs w:val="24"/>
        </w:rPr>
        <w:t xml:space="preserve"> </w:t>
      </w:r>
      <w:r w:rsidR="00B36823">
        <w:rPr>
          <w:rFonts w:ascii="Times New Roman" w:hAnsi="Times New Roman" w:cs="Times New Roman"/>
          <w:sz w:val="24"/>
          <w:szCs w:val="24"/>
        </w:rPr>
        <w:t>(MVS)</w:t>
      </w:r>
      <w:r w:rsidR="00C62AD5" w:rsidRPr="001A40BB">
        <w:rPr>
          <w:rFonts w:ascii="Times New Roman" w:hAnsi="Times New Roman" w:cs="Times New Roman"/>
          <w:sz w:val="24"/>
          <w:szCs w:val="24"/>
        </w:rPr>
        <w:t xml:space="preserve"> algorithms have enabled </w:t>
      </w:r>
      <w:r w:rsidR="00B36823">
        <w:rPr>
          <w:rFonts w:ascii="Times New Roman" w:hAnsi="Times New Roman" w:cs="Times New Roman"/>
          <w:sz w:val="24"/>
          <w:szCs w:val="24"/>
        </w:rPr>
        <w:t xml:space="preserve">the generation of </w:t>
      </w:r>
      <w:r w:rsidR="000426CD">
        <w:rPr>
          <w:rFonts w:ascii="Times New Roman" w:hAnsi="Times New Roman" w:cs="Times New Roman"/>
          <w:sz w:val="24"/>
          <w:szCs w:val="24"/>
        </w:rPr>
        <w:t>image-</w:t>
      </w:r>
      <w:r w:rsidR="00B36823">
        <w:rPr>
          <w:rFonts w:ascii="Times New Roman" w:hAnsi="Times New Roman" w:cs="Times New Roman"/>
          <w:sz w:val="24"/>
          <w:szCs w:val="24"/>
        </w:rPr>
        <w:t>based</w:t>
      </w:r>
      <w:r w:rsidR="00C62AD5" w:rsidRPr="001A40BB">
        <w:rPr>
          <w:rFonts w:ascii="Times New Roman" w:hAnsi="Times New Roman" w:cs="Times New Roman"/>
          <w:sz w:val="24"/>
          <w:szCs w:val="24"/>
        </w:rPr>
        <w:t xml:space="preserve"> </w:t>
      </w:r>
      <w:r w:rsidR="00D928B4">
        <w:rPr>
          <w:rFonts w:ascii="Times New Roman" w:hAnsi="Times New Roman" w:cs="Times New Roman"/>
          <w:sz w:val="24"/>
          <w:szCs w:val="24"/>
        </w:rPr>
        <w:t>point cloud</w:t>
      </w:r>
      <w:r w:rsidR="00C62AD5" w:rsidRPr="001A40BB">
        <w:rPr>
          <w:rFonts w:ascii="Times New Roman" w:hAnsi="Times New Roman" w:cs="Times New Roman"/>
          <w:sz w:val="24"/>
          <w:szCs w:val="24"/>
        </w:rPr>
        <w:t xml:space="preserve"> products </w:t>
      </w:r>
      <w:r w:rsidR="000426CD">
        <w:rPr>
          <w:rFonts w:ascii="Times New Roman" w:hAnsi="Times New Roman" w:cs="Times New Roman"/>
          <w:sz w:val="24"/>
          <w:szCs w:val="24"/>
        </w:rPr>
        <w:t xml:space="preserve">that are often reported to be </w:t>
      </w:r>
      <w:r w:rsidR="00C62AD5" w:rsidRPr="001A40BB">
        <w:rPr>
          <w:rFonts w:ascii="Times New Roman" w:hAnsi="Times New Roman" w:cs="Times New Roman"/>
          <w:sz w:val="24"/>
          <w:szCs w:val="24"/>
        </w:rPr>
        <w:t>comparable in density and accuracy to lidar data</w:t>
      </w:r>
      <w:r>
        <w:rPr>
          <w:rFonts w:ascii="Times New Roman" w:hAnsi="Times New Roman" w:cs="Times New Roman"/>
          <w:sz w:val="24"/>
          <w:szCs w:val="24"/>
        </w:rPr>
        <w:t xml:space="preserve"> </w:t>
      </w:r>
      <w:r w:rsidR="008320AC">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"10.1016/j.geomorph.2012.08.021", "ISBN" : "0169-555X", "ISSN" : "0169555X", "abstract" : "High-resolution topographic surveying is traditionally associated with high capital and logistical costs, so that data acquisition is often passed on to specialist third party organisations. The high costs of data collection are, for many applications in the earth sciences, exacerbated by the remoteness and inaccessibility of many field sites, rendering cheaper, more portable surveying platforms (i.e. terrestrial laser scanning or GPS) impractical. This paper outlines a revolutionary, low-cost, user-friendly photogrammetric technique for obtaining high-resolution datasets at a range of scales, termed 'Structure-from-Motion' (SfM). Traditional softcopy photogrammetric methods require the 3-D location and pose of the camera(s), or the 3-D location of ground control points to be known to facilitate scene triangulation and reconstruction. In contrast, the SfM method solves the camera pose and scene geometry simultaneously and automatically, using a highly redundant bundle adjustment based on matching features in multiple overlapping, offset images. A comprehensive introduction to the technique is presented, followed by an outline of the methods used to create high-resolution digital elevation models (DEMs) from extensive photosets obtained using a consumer-grade digital camera. As an initial appraisal of the technique, an SfM-derived DEM is compared directly with a similar model obtained using terrestrial laser scanning. This intercomparison reveals that decimetre-scale vertical accuracy can be achieved using SfM even for sites with complex topography and a range of land-covers. Example applications of SfM are presented for three contrasting landforms across a range of scales including; an exposed rocky coastal cliff; a breached moraine-dam complex; and a glacially-sculpted bedrock ridge. The SfM technique represents a major advancement in the field of photogrammetry for geoscience applications. Our results and experiences indicate SfM is an inexpensive, effective, and flexible approach to capturing complex topography. ?? 2012 Elsevier B.V.", "author" : [ { "dropping-particle" : "", "family" : "Westoby", "given" : "M. J.", "non-dropping-particle" : "", "parse-names" : false, "suffix" : "" }, { "dropping-particle" : "", "family" : "Brasington", "given" : "J.", "non-dropping-particle" : "", "parse-names" : false, "suffix" : "" }, { "dropping-particle" : "", "family" : "Glasser", "given" : "N. F.", "non-dropping-particle" : "", "parse-names" : false, "suffix" : "" }, { "dropping-particle" : "", "family" : "Hambrey", "given" : "M. J.", "non-dropping-particle" : "", "parse-names" : false, "suffix" : "" }, { "dropping-particle" : "", "family" : "Reynolds", "given" : "J. M.", "non-dropping-particle" : "", "parse-names" : false, "suffix" : "" } ], "container-title" : "Geomorphology", "id" : "ITEM-1", "issued" : { "date-parts" : [ [ "2012" ] ] }, "page" : "300-314", "publisher" : "Elsevier B.V.", "title" : "'Structure-from-Motion' photogrammetry: A low-cost, effective tool for geoscience applications", "type" : "article-journal", "volume" : "179" }, "uris" : [ "http://www.mendeley.com/documents/?uuid=fda87a5b-9618-4e51-841e-fc53197d35af" ] }, { "id" : "ITEM-2", "itemData" : { "DOI" : "10.1002/esp.3366", "ISBN" : "0197-9337", "ISSN" : "01979337", "abstract" : "The production of topographic datasets is of increasing interest and application throughout the geomorphic sciences, and river science is no exception. Consequently, a wide range of topographic measurement methods have evolved. Despite the range of available methods, the production of high resolution, high quality digital elevation models (DEMs) requires a significant investment in personnel time, hardware and/or software. However, image-based methods such as digital photogrammetry have been decreasing in costs. Developed for the purpose of rapid, inexpensive and easy three-dimensional surveys of buildings or small objects, the \u2018structure from motion\u2019 photogrammetric approach (SfM) is an image-based method which could deliver a methodological leap if transferred to geomorphic applications, requires little training and is extremely inexpensive. Using an online SfM program, we created high-resolution digital elevation models of a river environment from ordinary photographs produced from a workflow that takes advantage of free and open source software. This process reconstructs real world scenes from SfM algorithms based on the derived positions of the photographs in three-dimensional space. The basic product of the SfM process is a point cloud of identifiable features present in the input photographs. This point cloud can be georeferenced from a small number of ground control points collected in the field or from measurements of camera positions at the time of image acquisition. The georeferenced point cloud can then be used to create a variety of digital elevation products. We examine the applicability of SfM in the Pedernales River in Texas (USA), where several hundred images taken from a hand-held helikite are used to produce DEMs of the fluvial topographic environment. This test shows that SfM and low-altitude platforms can produce point clouds with point densities comparable with airborne LiDAR, with horizontal and vertical precision in the centimeter range, and with very low capital and labor costs and low expertise levels. Copyright \u00a9 2012 John Wiley &amp; Sons, Ltd.", "author" : [ { "dropping-particle" : "", "family" : "Fonstad", "given" : "Mark A.", "non-dropping-particle" : "", "parse-names" : false, "suffix" : "" }, { "dropping-particle" : "", "family" : "Dietrich", "given" : "James T.", "non-dropping-particle" : "", "parse-names" : false, "suffix" : "" }, { "dropping-particle" : "", "family" : "Courville", "given" : "Brittany C.", "non-dropping-particle" : "", "parse-names" : false, "suffix" : "" }, { "dropping-particle" : "", "family" : "Jensen", "given" : "Jennifer L.", "non-dropping-particle" : "", "parse-names" : false, "suffix" : "" }, { "dropping-particle" : "", "family" : "Carbonneau", "given" : "Patrice E.", "non-dropping-particle" : "", "parse-names" : false, "suffix" : "" } ], "container-title" : "Earth Surface Processes and Landforms", "id" : "ITEM-2", "issue" : "4", "issued" : { "date-parts" : [ [ "2013" ] ] }, "page" : "421-430", "title" : "Topographic structure from motion: A new development in photogrammetric measurement", "type" : "article-journal", "volume" : "38" }, "uris" : [ "http://www.mendeley.com/documents/?uuid=c616cb1d-afd0-48b3-bd87-587c78cf509e" ] } ], "mendeley" : { "formattedCitation" : "[1], [2]", "plainTextFormattedCitation" : "[1], [2]", "previouslyFormattedCitation" : "(Fonstad et al. 2013; Westoby et al. 2012)" }, "properties" : { "noteIndex" : 0 }, "schema" : "https://github.com/citation-style-language/schema/raw/master/csl-citation.json" }</w:instrText>
      </w:r>
      <w:r w:rsidR="008320AC">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 [2]</w:t>
      </w:r>
      <w:r w:rsidR="008320AC">
        <w:rPr>
          <w:rFonts w:ascii="Times New Roman" w:hAnsi="Times New Roman" w:cs="Times New Roman"/>
          <w:sz w:val="24"/>
          <w:szCs w:val="24"/>
        </w:rPr>
        <w:fldChar w:fldCharType="end"/>
      </w:r>
      <w:r w:rsidR="00C62AD5"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B36823">
        <w:rPr>
          <w:rFonts w:ascii="Times New Roman" w:hAnsi="Times New Roman" w:cs="Times New Roman"/>
          <w:sz w:val="24"/>
          <w:szCs w:val="24"/>
        </w:rPr>
        <w:t>SfM</w:t>
      </w:r>
      <w:r w:rsidR="00C62AD5" w:rsidRPr="001A40BB">
        <w:rPr>
          <w:rFonts w:ascii="Times New Roman" w:hAnsi="Times New Roman" w:cs="Times New Roman"/>
          <w:sz w:val="24"/>
          <w:szCs w:val="24"/>
        </w:rPr>
        <w:t xml:space="preserve"> and MVS algorithms </w:t>
      </w:r>
      <w:r w:rsidR="005C0472">
        <w:rPr>
          <w:rFonts w:ascii="Times New Roman" w:hAnsi="Times New Roman" w:cs="Times New Roman"/>
          <w:sz w:val="24"/>
          <w:szCs w:val="24"/>
        </w:rPr>
        <w:t xml:space="preserve">began development 30+ years </w:t>
      </w:r>
      <w:r w:rsidR="00381F67">
        <w:rPr>
          <w:rFonts w:ascii="Times New Roman" w:hAnsi="Times New Roman" w:cs="Times New Roman"/>
          <w:sz w:val="24"/>
          <w:szCs w:val="24"/>
        </w:rPr>
        <w:t>ago,</w:t>
      </w:r>
      <w:r w:rsidR="00C62AD5" w:rsidRPr="001A40BB">
        <w:rPr>
          <w:rFonts w:ascii="Times New Roman" w:hAnsi="Times New Roman" w:cs="Times New Roman"/>
          <w:sz w:val="24"/>
          <w:szCs w:val="24"/>
        </w:rPr>
        <w:t xml:space="preserve"> but have only </w:t>
      </w:r>
      <w:r w:rsidR="00512EA8">
        <w:rPr>
          <w:rFonts w:ascii="Times New Roman" w:hAnsi="Times New Roman" w:cs="Times New Roman"/>
          <w:sz w:val="24"/>
          <w:szCs w:val="24"/>
        </w:rPr>
        <w:t xml:space="preserve">relatively recently </w:t>
      </w:r>
      <w:r w:rsidR="00C62AD5" w:rsidRPr="001A40BB">
        <w:rPr>
          <w:rFonts w:ascii="Times New Roman" w:hAnsi="Times New Roman" w:cs="Times New Roman"/>
          <w:sz w:val="24"/>
          <w:szCs w:val="24"/>
        </w:rPr>
        <w:t>begun to be utilized for commercial surveying applications</w:t>
      </w:r>
      <w:r w:rsidR="00512EA8">
        <w:rPr>
          <w:rFonts w:ascii="Times New Roman" w:hAnsi="Times New Roman" w:cs="Times New Roman"/>
          <w:sz w:val="24"/>
          <w:szCs w:val="24"/>
        </w:rPr>
        <w:t xml:space="preserve">, leveraging </w:t>
      </w:r>
      <w:r w:rsidR="00C62AD5" w:rsidRPr="001A40BB">
        <w:rPr>
          <w:rFonts w:ascii="Times New Roman" w:hAnsi="Times New Roman" w:cs="Times New Roman"/>
          <w:sz w:val="24"/>
          <w:szCs w:val="24"/>
        </w:rPr>
        <w:t xml:space="preserve">advances in camera hardware, </w:t>
      </w:r>
      <w:r w:rsidR="00BC2201">
        <w:rPr>
          <w:rFonts w:ascii="Times New Roman" w:hAnsi="Times New Roman" w:cs="Times New Roman"/>
          <w:sz w:val="24"/>
          <w:szCs w:val="24"/>
        </w:rPr>
        <w:t>unmanned aircraft systems (UAS)</w:t>
      </w:r>
      <w:r w:rsidR="00C62AD5" w:rsidRPr="001A40BB">
        <w:rPr>
          <w:rFonts w:ascii="Times New Roman" w:hAnsi="Times New Roman" w:cs="Times New Roman"/>
          <w:sz w:val="24"/>
          <w:szCs w:val="24"/>
        </w:rPr>
        <w:t xml:space="preserve">, computer processing power, and commercial </w:t>
      </w:r>
      <w:r w:rsidR="00B36823">
        <w:rPr>
          <w:rFonts w:ascii="Times New Roman" w:hAnsi="Times New Roman" w:cs="Times New Roman"/>
          <w:sz w:val="24"/>
          <w:szCs w:val="24"/>
        </w:rPr>
        <w:t>SfM</w:t>
      </w:r>
      <w:r w:rsidR="00C62AD5" w:rsidRPr="001A40BB">
        <w:rPr>
          <w:rFonts w:ascii="Times New Roman" w:hAnsi="Times New Roman" w:cs="Times New Roman"/>
          <w:sz w:val="24"/>
          <w:szCs w:val="24"/>
        </w:rPr>
        <w:t>-MVS software.</w:t>
      </w:r>
      <w:r w:rsidR="002A5482">
        <w:rPr>
          <w:rFonts w:ascii="Times New Roman" w:hAnsi="Times New Roman" w:cs="Times New Roman"/>
          <w:sz w:val="24"/>
          <w:szCs w:val="24"/>
        </w:rPr>
        <w:t xml:space="preserve"> </w:t>
      </w:r>
    </w:p>
    <w:p w14:paraId="676CF7E3" w14:textId="6588E419" w:rsidR="00022E0B" w:rsidRDefault="00847902" w:rsidP="0084790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3D reconstruction methods used in most c</w:t>
      </w:r>
      <w:r>
        <w:rPr>
          <w:rFonts w:ascii="Times New Roman" w:hAnsi="Times New Roman" w:cs="Times New Roman"/>
          <w:sz w:val="24"/>
          <w:szCs w:val="24"/>
        </w:rPr>
        <w:t>ommercial software consist of an</w:t>
      </w:r>
      <w:r w:rsidRPr="001A40BB">
        <w:rPr>
          <w:rFonts w:ascii="Times New Roman" w:hAnsi="Times New Roman" w:cs="Times New Roman"/>
          <w:sz w:val="24"/>
          <w:szCs w:val="24"/>
        </w:rPr>
        <w:t xml:space="preserve"> </w:t>
      </w:r>
      <w:r>
        <w:rPr>
          <w:rFonts w:ascii="Times New Roman" w:hAnsi="Times New Roman" w:cs="Times New Roman"/>
          <w:sz w:val="24"/>
          <w:szCs w:val="24"/>
        </w:rPr>
        <w:t>SfM</w:t>
      </w:r>
      <w:r w:rsidRPr="001A40BB">
        <w:rPr>
          <w:rFonts w:ascii="Times New Roman" w:hAnsi="Times New Roman" w:cs="Times New Roman"/>
          <w:sz w:val="24"/>
          <w:szCs w:val="24"/>
        </w:rPr>
        <w:t xml:space="preserve"> algorithm first to solve for camera exterior an</w:t>
      </w:r>
      <w:r>
        <w:rPr>
          <w:rFonts w:ascii="Times New Roman" w:hAnsi="Times New Roman" w:cs="Times New Roman"/>
          <w:sz w:val="24"/>
          <w:szCs w:val="24"/>
        </w:rPr>
        <w:t>d interior orientations, followed by an</w:t>
      </w:r>
      <w:r w:rsidRPr="001A40BB">
        <w:rPr>
          <w:rFonts w:ascii="Times New Roman" w:hAnsi="Times New Roman" w:cs="Times New Roman"/>
          <w:sz w:val="24"/>
          <w:szCs w:val="24"/>
        </w:rPr>
        <w:t xml:space="preserve"> MVS algorithm to increase the density of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w:t>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Unordered photographs are input into the software, and a keypoint detection algorithm such as </w:t>
      </w:r>
      <w:r>
        <w:rPr>
          <w:rFonts w:ascii="Times New Roman" w:hAnsi="Times New Roman" w:cs="Times New Roman"/>
          <w:sz w:val="24"/>
          <w:szCs w:val="24"/>
        </w:rPr>
        <w:t>scale invariant feature transform (</w:t>
      </w:r>
      <w:r w:rsidRPr="001A40BB">
        <w:rPr>
          <w:rFonts w:ascii="Times New Roman" w:hAnsi="Times New Roman" w:cs="Times New Roman"/>
          <w:sz w:val="24"/>
          <w:szCs w:val="24"/>
        </w:rPr>
        <w:t>SIFT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"http://dx.doi.org/10.1023/B:VISI.0000029664.99615.94", "ISBN" : "1568811012", "ISSN" : "0920-5691", "PMID" : "20064111", "abstract" : "This paper presents a method for extracting distinctive invariant features from images that can be used to perform reliable matching between different views of an object or scene. The features are invariant to image scale and rotation, and are shown to provide robust matching across a substantial range of affine distortion, change in 3D viewpoint, addition of noise, and change in illumination. The features are highly distinctive, in the sense that a single feature can be correctly matched with high probability against a large database of features from many images. This paper also describes an approach to using these features for object recognition. The recognition proceeds by matching individual features to a database of features from known objects using a fast nearest-neighbor algorithm, followed by a Hough transform to identify clusters belonging to a single object, and finally performing verification through least-squares solution for consistent pose parameters. This approach to recognition can robustly identify objects among clutter and occlusion while achieving near real-time performance.", "author" : [ { "dropping-particle" : "", "family" : "Lowe", "given" : "David G", "non-dropping-particle" : "", "parse-names" : false, "suffix" : "" } ], "container-title" : "Int\u2019l Journal of Computer Vision", "id" : "ITEM-1", "issued" : { "date-parts" : [ [ "2004" ] ] }, "page" : "91-11020042", "title" : "Distinctive image features from scale invariant keypoints", "type" : "article-journal", "volume" : "60" }, "uris" : [ "http://www.mendeley.com/documents/?uuid=c910c0c4-80ea-4eb6-88d5-3863805771c9" ] } ], "mendeley" : { "formattedCitation" : "[3]", "plainTextFormattedCitation" : "[3]", "previouslyFormattedCitation" : "(Lowe 2004)" }, "properties" : { "noteIndex" : 0 }, "schema" : "https://github.com/citation-style-language/schema/raw/master/csl-citation.json" }</w:instrText>
      </w:r>
      <w:r>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A40BB">
        <w:rPr>
          <w:rFonts w:ascii="Times New Roman" w:hAnsi="Times New Roman" w:cs="Times New Roman"/>
          <w:sz w:val="24"/>
          <w:szCs w:val="24"/>
        </w:rPr>
        <w:t>is used to detect keypoints and correspondences between images.</w:t>
      </w:r>
      <w:r>
        <w:rPr>
          <w:rFonts w:ascii="Times New Roman" w:hAnsi="Times New Roman" w:cs="Times New Roman"/>
          <w:sz w:val="24"/>
          <w:szCs w:val="24"/>
        </w:rPr>
        <w:t xml:space="preserve"> A bundle adjustment is performed to minimize the errors in the correspondences. In addition to solving for camera interior and exterior orientation, the SfM algorithm also generates a sparse </w:t>
      </w:r>
      <w:r w:rsidR="00D928B4">
        <w:rPr>
          <w:rFonts w:ascii="Times New Roman" w:hAnsi="Times New Roman" w:cs="Times New Roman"/>
          <w:sz w:val="24"/>
          <w:szCs w:val="24"/>
        </w:rPr>
        <w:t>point cloud</w:t>
      </w:r>
      <w:r>
        <w:rPr>
          <w:rFonts w:ascii="Times New Roman" w:hAnsi="Times New Roman" w:cs="Times New Roman"/>
          <w:sz w:val="24"/>
          <w:szCs w:val="24"/>
        </w:rPr>
        <w:t>.</w:t>
      </w:r>
      <w:del w:id="0" w:author="Richie" w:date="2017-03-02T10:19:00Z">
        <w:r w:rsidDel="00C951DF">
          <w:rPr>
            <w:rFonts w:ascii="Times New Roman" w:hAnsi="Times New Roman" w:cs="Times New Roman"/>
            <w:sz w:val="24"/>
            <w:szCs w:val="24"/>
          </w:rPr>
          <w:delText xml:space="preserve"> </w:delText>
        </w:r>
        <w:r w:rsidRPr="001A40BB" w:rsidDel="00C951DF">
          <w:rPr>
            <w:rFonts w:ascii="Times New Roman" w:hAnsi="Times New Roman" w:cs="Times New Roman"/>
            <w:sz w:val="24"/>
            <w:szCs w:val="24"/>
          </w:rPr>
          <w:delText>A bundle adjustment is performed to optimize the matches.</w:delText>
        </w:r>
        <w:r w:rsidDel="00C951DF">
          <w:rPr>
            <w:rFonts w:ascii="Times New Roman" w:hAnsi="Times New Roman" w:cs="Times New Roman"/>
            <w:sz w:val="24"/>
            <w:szCs w:val="24"/>
          </w:rPr>
          <w:delText xml:space="preserve"> </w:delText>
        </w:r>
      </w:del>
      <w:r w:rsidRPr="001A40BB">
        <w:rPr>
          <w:rFonts w:ascii="Times New Roman" w:hAnsi="Times New Roman" w:cs="Times New Roman"/>
          <w:sz w:val="24"/>
          <w:szCs w:val="24"/>
        </w:rPr>
        <w:t xml:space="preserve">Without any additional information, the coordinate system is arbitrary in translation and rotation </w:t>
      </w:r>
      <w:r w:rsidR="00647ED9">
        <w:rPr>
          <w:rFonts w:ascii="Times New Roman" w:hAnsi="Times New Roman" w:cs="Times New Roman"/>
          <w:sz w:val="24"/>
          <w:szCs w:val="24"/>
        </w:rPr>
        <w:t>and has</w:t>
      </w:r>
      <w:r w:rsidRPr="001A40BB">
        <w:rPr>
          <w:rFonts w:ascii="Times New Roman" w:hAnsi="Times New Roman" w:cs="Times New Roman"/>
          <w:sz w:val="24"/>
          <w:szCs w:val="24"/>
        </w:rPr>
        <w:t xml:space="preserve"> inaccurate scale.</w:t>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To further constrain the problem and develop a georectified </w:t>
      </w:r>
      <w:r w:rsidR="00D928B4">
        <w:rPr>
          <w:rFonts w:ascii="Times New Roman" w:hAnsi="Times New Roman" w:cs="Times New Roman"/>
          <w:sz w:val="24"/>
          <w:szCs w:val="24"/>
        </w:rPr>
        <w:t>point cloud</w:t>
      </w:r>
      <w:r>
        <w:rPr>
          <w:rFonts w:ascii="Times New Roman" w:hAnsi="Times New Roman" w:cs="Times New Roman"/>
          <w:sz w:val="24"/>
          <w:szCs w:val="24"/>
        </w:rPr>
        <w:t>,</w:t>
      </w:r>
      <w:r w:rsidRPr="001A40BB">
        <w:rPr>
          <w:rFonts w:ascii="Times New Roman" w:hAnsi="Times New Roman" w:cs="Times New Roman"/>
          <w:sz w:val="24"/>
          <w:szCs w:val="24"/>
        </w:rPr>
        <w:t xml:space="preserve"> </w:t>
      </w:r>
      <w:r>
        <w:rPr>
          <w:rFonts w:ascii="Times New Roman" w:hAnsi="Times New Roman" w:cs="Times New Roman"/>
          <w:sz w:val="24"/>
          <w:szCs w:val="24"/>
        </w:rPr>
        <w:t>g</w:t>
      </w:r>
      <w:r w:rsidRPr="001A40BB">
        <w:rPr>
          <w:rFonts w:ascii="Times New Roman" w:hAnsi="Times New Roman" w:cs="Times New Roman"/>
          <w:sz w:val="24"/>
          <w:szCs w:val="24"/>
        </w:rPr>
        <w:t xml:space="preserve">round </w:t>
      </w:r>
      <w:r>
        <w:rPr>
          <w:rFonts w:ascii="Times New Roman" w:hAnsi="Times New Roman" w:cs="Times New Roman"/>
          <w:sz w:val="24"/>
          <w:szCs w:val="24"/>
        </w:rPr>
        <w:t>c</w:t>
      </w:r>
      <w:r w:rsidRPr="001A40BB">
        <w:rPr>
          <w:rFonts w:ascii="Times New Roman" w:hAnsi="Times New Roman" w:cs="Times New Roman"/>
          <w:sz w:val="24"/>
          <w:szCs w:val="24"/>
        </w:rPr>
        <w:t xml:space="preserve">ontrol </w:t>
      </w:r>
      <w:r>
        <w:rPr>
          <w:rFonts w:ascii="Times New Roman" w:hAnsi="Times New Roman" w:cs="Times New Roman"/>
          <w:sz w:val="24"/>
          <w:szCs w:val="24"/>
        </w:rPr>
        <w:t>p</w:t>
      </w:r>
      <w:r w:rsidRPr="001A40BB">
        <w:rPr>
          <w:rFonts w:ascii="Times New Roman" w:hAnsi="Times New Roman" w:cs="Times New Roman"/>
          <w:sz w:val="24"/>
          <w:szCs w:val="24"/>
        </w:rPr>
        <w:t>oints</w:t>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(GCPs) and/or </w:t>
      </w:r>
      <w:r>
        <w:rPr>
          <w:rFonts w:ascii="Times New Roman" w:hAnsi="Times New Roman" w:cs="Times New Roman"/>
          <w:sz w:val="24"/>
          <w:szCs w:val="24"/>
        </w:rPr>
        <w:t>i</w:t>
      </w:r>
      <w:r w:rsidRPr="001A40BB">
        <w:rPr>
          <w:rFonts w:ascii="Times New Roman" w:hAnsi="Times New Roman" w:cs="Times New Roman"/>
          <w:sz w:val="24"/>
          <w:szCs w:val="24"/>
        </w:rPr>
        <w:t xml:space="preserve">nitial </w:t>
      </w:r>
      <w:r>
        <w:rPr>
          <w:rFonts w:ascii="Times New Roman" w:hAnsi="Times New Roman" w:cs="Times New Roman"/>
          <w:sz w:val="24"/>
          <w:szCs w:val="24"/>
        </w:rPr>
        <w:t>c</w:t>
      </w:r>
      <w:r w:rsidRPr="001A40BB">
        <w:rPr>
          <w:rFonts w:ascii="Times New Roman" w:hAnsi="Times New Roman" w:cs="Times New Roman"/>
          <w:sz w:val="24"/>
          <w:szCs w:val="24"/>
        </w:rPr>
        <w:t xml:space="preserve">amera </w:t>
      </w:r>
      <w:r>
        <w:rPr>
          <w:rFonts w:ascii="Times New Roman" w:hAnsi="Times New Roman" w:cs="Times New Roman"/>
          <w:sz w:val="24"/>
          <w:szCs w:val="24"/>
        </w:rPr>
        <w:t>p</w:t>
      </w:r>
      <w:r w:rsidRPr="001A40BB">
        <w:rPr>
          <w:rFonts w:ascii="Times New Roman" w:hAnsi="Times New Roman" w:cs="Times New Roman"/>
          <w:sz w:val="24"/>
          <w:szCs w:val="24"/>
        </w:rPr>
        <w:t xml:space="preserve">ositions </w:t>
      </w:r>
      <w:r>
        <w:rPr>
          <w:rFonts w:ascii="Times New Roman" w:hAnsi="Times New Roman" w:cs="Times New Roman"/>
          <w:sz w:val="24"/>
          <w:szCs w:val="24"/>
        </w:rPr>
        <w:t xml:space="preserve">(e.g., from GNSS) </w:t>
      </w:r>
      <w:r w:rsidRPr="001A40BB">
        <w:rPr>
          <w:rFonts w:ascii="Times New Roman" w:hAnsi="Times New Roman" w:cs="Times New Roman"/>
          <w:sz w:val="24"/>
          <w:szCs w:val="24"/>
        </w:rPr>
        <w:t xml:space="preserve">are </w:t>
      </w:r>
      <w:r w:rsidR="00647ED9">
        <w:rPr>
          <w:rFonts w:ascii="Times New Roman" w:hAnsi="Times New Roman" w:cs="Times New Roman"/>
          <w:sz w:val="24"/>
          <w:szCs w:val="24"/>
        </w:rPr>
        <w:t>introduced</w:t>
      </w:r>
      <w:r w:rsidRPr="001A40BB">
        <w:rPr>
          <w:rFonts w:ascii="Times New Roman" w:hAnsi="Times New Roman" w:cs="Times New Roman"/>
          <w:sz w:val="24"/>
          <w:szCs w:val="24"/>
        </w:rPr>
        <w:t xml:space="preserve"> to constrain the solution.</w:t>
      </w:r>
      <w:r>
        <w:rPr>
          <w:rFonts w:ascii="Times New Roman" w:hAnsi="Times New Roman" w:cs="Times New Roman"/>
          <w:sz w:val="24"/>
          <w:szCs w:val="24"/>
        </w:rPr>
        <w:t xml:space="preserve"> The number of parameters to be solved for can also be reduced by inputting a camera calibration;</w:t>
      </w:r>
      <w:r w:rsidRPr="001A40BB">
        <w:rPr>
          <w:rFonts w:ascii="Times New Roman" w:hAnsi="Times New Roman" w:cs="Times New Roman"/>
          <w:sz w:val="24"/>
          <w:szCs w:val="24"/>
        </w:rPr>
        <w:t xml:space="preserve"> however</w:t>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inputting </w:t>
      </w:r>
      <w:r>
        <w:rPr>
          <w:rFonts w:ascii="Times New Roman" w:hAnsi="Times New Roman" w:cs="Times New Roman"/>
          <w:sz w:val="24"/>
          <w:szCs w:val="24"/>
        </w:rPr>
        <w:t xml:space="preserve">only </w:t>
      </w:r>
      <w:r w:rsidRPr="001A40BB">
        <w:rPr>
          <w:rFonts w:ascii="Times New Roman" w:hAnsi="Times New Roman" w:cs="Times New Roman"/>
          <w:sz w:val="24"/>
          <w:szCs w:val="24"/>
        </w:rPr>
        <w:t xml:space="preserve">a camera calibration file </w:t>
      </w:r>
      <w:r w:rsidR="00022E0B">
        <w:rPr>
          <w:rFonts w:ascii="Times New Roman" w:hAnsi="Times New Roman" w:cs="Times New Roman"/>
          <w:sz w:val="24"/>
          <w:szCs w:val="24"/>
        </w:rPr>
        <w:t>without</w:t>
      </w:r>
      <w:r>
        <w:rPr>
          <w:rFonts w:ascii="Times New Roman" w:hAnsi="Times New Roman" w:cs="Times New Roman"/>
          <w:sz w:val="24"/>
          <w:szCs w:val="24"/>
        </w:rPr>
        <w:t xml:space="preserve"> camera positions or GCP coordinates </w:t>
      </w:r>
      <w:r w:rsidRPr="001A40BB">
        <w:rPr>
          <w:rFonts w:ascii="Times New Roman" w:hAnsi="Times New Roman" w:cs="Times New Roman"/>
          <w:sz w:val="24"/>
          <w:szCs w:val="24"/>
        </w:rPr>
        <w:t xml:space="preserve">will only help resolve the scale of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coordinate system, </w:t>
      </w:r>
      <w:r>
        <w:rPr>
          <w:rFonts w:ascii="Times New Roman" w:hAnsi="Times New Roman" w:cs="Times New Roman"/>
          <w:sz w:val="24"/>
          <w:szCs w:val="24"/>
        </w:rPr>
        <w:t xml:space="preserve">and </w:t>
      </w:r>
      <w:r w:rsidRPr="001A40BB">
        <w:rPr>
          <w:rFonts w:ascii="Times New Roman" w:hAnsi="Times New Roman" w:cs="Times New Roman"/>
          <w:sz w:val="24"/>
          <w:szCs w:val="24"/>
        </w:rPr>
        <w:t>not the absolute translation and rotation.</w:t>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These </w:t>
      </w:r>
      <w:ins w:id="1" w:author="Richie" w:date="2017-03-04T00:39:00Z">
        <w:r w:rsidR="005306C2">
          <w:rPr>
            <w:rFonts w:ascii="Times New Roman" w:hAnsi="Times New Roman" w:cs="Times New Roman"/>
            <w:sz w:val="24"/>
            <w:szCs w:val="24"/>
          </w:rPr>
          <w:t xml:space="preserve">additional </w:t>
        </w:r>
      </w:ins>
      <w:r w:rsidRPr="001A40BB">
        <w:rPr>
          <w:rFonts w:ascii="Times New Roman" w:hAnsi="Times New Roman" w:cs="Times New Roman"/>
          <w:sz w:val="24"/>
          <w:szCs w:val="24"/>
        </w:rPr>
        <w:t xml:space="preserve">input data can be used to generate an absolute coordinate system either with a Helmert transformation </w:t>
      </w:r>
      <w:r>
        <w:rPr>
          <w:rFonts w:ascii="Times New Roman" w:hAnsi="Times New Roman" w:cs="Times New Roman"/>
          <w:sz w:val="24"/>
          <w:szCs w:val="24"/>
        </w:rPr>
        <w:t xml:space="preserve">(aka, 7-parameter or 3D conformal transformation) </w:t>
      </w:r>
      <w:r w:rsidRPr="001A40BB">
        <w:rPr>
          <w:rFonts w:ascii="Times New Roman" w:hAnsi="Times New Roman" w:cs="Times New Roman"/>
          <w:sz w:val="24"/>
          <w:szCs w:val="24"/>
        </w:rPr>
        <w:t xml:space="preserve">after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is generated </w:t>
      </w:r>
      <w:r>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"10.1016/j.geomorph.2015.05.011", "ISBN" : "0169-555X", "ISSN" : "0169555X", "abstract" : "Combination of UAV-based aerial pictures and Structure-from-Motion (SfM) algorithm provides an efficient, low-cost and rapid framework for remote sensing and monitoring of dynamic natural environments. This methodology is particularly suitable for repeated topographic surveys in remote or poorly accessible areas. However, temporal analysis of landform topography requires high accuracy of measurements and reproducibility of the methodology as differencing of digital surface models leads to error propagation. In order to assess the repeatability of the SfM technique, we surveyed a study area characterized by gentle topography with an UAV platform equipped with a standard reflex camera, and varied the focal length of the camera and location of georeferencing targets between flights. Comparison of different SfM-derived topography datasets shows that precision of measurements is in the order of centimetres for identical replications which highlights the excellent performance of the SfM workflow, all parameters being equal. The precision is one order of magnitude higher for 3D topographic reconstructions involving independent sets of ground control points, which results from the fact that the accuracy of the localisation of ground control points strongly propagates into final results.", "author" : [ { "dropping-particle" : "", "family" : "Clapuyt", "given" : "Francois", "non-dropping-particle" : "", "parse-names" : false, "suffix" : "" }, { "dropping-particle" : "", "family" : "Vanacker", "given" : "Veerle", "non-dropping-particle" : "", "parse-names" : false, "suffix" : "" }, { "dropping-particle" : "", "family" : "Oost", "given" : "Kristof", "non-dropping-particle" : "Van", "parse-names" : false, "suffix" : "" } ], "container-title" : "Geomorphology", "id" : "ITEM-1", "issued" : { "date-parts" : [ [ "2015" ] ] }, "page" : "4-15", "publisher" : "Elsevier B.V.", "title" : "Reproducibility of UAV-based earth topography reconstructions based on Structure-from-Motion algorithms", "type" : "article-journal", "volume" : "260" }, "uris" : [ "http://www.mendeley.com/documents/?uuid=f2b38d41-f470-442c-a7bc-6812aef950c9" ] } ], "mendeley" : { "formattedCitation" : "[4]", "plainTextFormattedCitation" : "[4]", "previouslyFormattedCitation" : "(Clapuyt, Vanacker, and Van Oost 2015)" }, "properties" : { "noteIndex" : 0 }, "schema" : "https://github.com/citation-style-language/schema/raw/master/csl-citation.json" }</w:instrText>
      </w:r>
      <w:r>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A40BB">
        <w:rPr>
          <w:rFonts w:ascii="Times New Roman" w:hAnsi="Times New Roman" w:cs="Times New Roman"/>
          <w:sz w:val="24"/>
          <w:szCs w:val="24"/>
        </w:rPr>
        <w:t>or using an optimization within the bundle adjustment.</w:t>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optimization </w:t>
      </w:r>
      <w:r>
        <w:rPr>
          <w:rFonts w:ascii="Times New Roman" w:hAnsi="Times New Roman" w:cs="Times New Roman"/>
          <w:sz w:val="24"/>
          <w:szCs w:val="24"/>
        </w:rPr>
        <w:t xml:space="preserve">of the bundle adjustment </w:t>
      </w:r>
      <w:r w:rsidRPr="001A40BB">
        <w:rPr>
          <w:rFonts w:ascii="Times New Roman" w:hAnsi="Times New Roman" w:cs="Times New Roman"/>
          <w:sz w:val="24"/>
          <w:szCs w:val="24"/>
        </w:rPr>
        <w:t>will generate more accurate results</w:t>
      </w:r>
      <w:ins w:id="2" w:author="Richie" w:date="2017-03-02T10:20:00Z">
        <w:r w:rsidR="00B054A8">
          <w:rPr>
            <w:rFonts w:ascii="Times New Roman" w:hAnsi="Times New Roman" w:cs="Times New Roman"/>
            <w:sz w:val="24"/>
            <w:szCs w:val="24"/>
          </w:rPr>
          <w:t>, as the reference data is tightly coupled with the image correspondences</w:t>
        </w:r>
      </w:ins>
      <w:r w:rsidRPr="001A40BB">
        <w:rPr>
          <w:rFonts w:ascii="Times New Roman" w:hAnsi="Times New Roman" w:cs="Times New Roman"/>
          <w:sz w:val="24"/>
          <w:szCs w:val="24"/>
        </w:rPr>
        <w:t>.</w:t>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interior </w:t>
      </w:r>
      <w:r>
        <w:rPr>
          <w:rFonts w:ascii="Times New Roman" w:hAnsi="Times New Roman" w:cs="Times New Roman"/>
          <w:sz w:val="24"/>
          <w:szCs w:val="24"/>
        </w:rPr>
        <w:t>orientation,</w:t>
      </w:r>
      <w:r w:rsidRPr="001A40BB">
        <w:rPr>
          <w:rFonts w:ascii="Times New Roman" w:hAnsi="Times New Roman" w:cs="Times New Roman"/>
          <w:sz w:val="24"/>
          <w:szCs w:val="24"/>
        </w:rPr>
        <w:t xml:space="preserve"> exterior orientation</w:t>
      </w:r>
      <w:r>
        <w:rPr>
          <w:rFonts w:ascii="Times New Roman" w:hAnsi="Times New Roman" w:cs="Times New Roman"/>
          <w:sz w:val="24"/>
          <w:szCs w:val="24"/>
        </w:rPr>
        <w:t>, and image correspondences</w:t>
      </w:r>
      <w:r w:rsidRPr="001A40BB">
        <w:rPr>
          <w:rFonts w:ascii="Times New Roman" w:hAnsi="Times New Roman" w:cs="Times New Roman"/>
          <w:sz w:val="24"/>
          <w:szCs w:val="24"/>
        </w:rPr>
        <w:t xml:space="preserve"> for each image </w:t>
      </w:r>
      <w:r>
        <w:rPr>
          <w:rFonts w:ascii="Times New Roman" w:hAnsi="Times New Roman" w:cs="Times New Roman"/>
          <w:sz w:val="24"/>
          <w:szCs w:val="24"/>
        </w:rPr>
        <w:t>are</w:t>
      </w:r>
      <w:r w:rsidRPr="001A40BB">
        <w:rPr>
          <w:rFonts w:ascii="Times New Roman" w:hAnsi="Times New Roman" w:cs="Times New Roman"/>
          <w:sz w:val="24"/>
          <w:szCs w:val="24"/>
        </w:rPr>
        <w:t xml:space="preserve"> used as the input to the MVS algorithm, which generates a denser </w:t>
      </w:r>
      <w:r w:rsidR="00D928B4">
        <w:rPr>
          <w:rFonts w:ascii="Times New Roman" w:hAnsi="Times New Roman" w:cs="Times New Roman"/>
          <w:sz w:val="24"/>
          <w:szCs w:val="24"/>
        </w:rPr>
        <w:t>point cloud</w:t>
      </w:r>
      <w:r w:rsidRPr="001A40BB">
        <w:rPr>
          <w:rFonts w:ascii="Times New Roman" w:hAnsi="Times New Roman" w:cs="Times New Roman"/>
          <w:sz w:val="24"/>
          <w:szCs w:val="24"/>
        </w:rPr>
        <w:t>.</w:t>
      </w:r>
      <w:r>
        <w:rPr>
          <w:rFonts w:ascii="Times New Roman" w:hAnsi="Times New Roman" w:cs="Times New Roman"/>
          <w:sz w:val="24"/>
          <w:szCs w:val="24"/>
        </w:rPr>
        <w:t xml:space="preserve"> </w:t>
      </w:r>
    </w:p>
    <w:p w14:paraId="79B65EBD" w14:textId="77C32722" w:rsidR="00847902" w:rsidRPr="001A40BB" w:rsidRDefault="00847902" w:rsidP="00847902">
      <w:pPr>
        <w:spacing w:line="240" w:lineRule="auto"/>
        <w:ind w:firstLine="720"/>
        <w:rPr>
          <w:rFonts w:ascii="Times New Roman" w:hAnsi="Times New Roman" w:cs="Times New Roman"/>
          <w:sz w:val="24"/>
          <w:szCs w:val="24"/>
        </w:rPr>
      </w:pPr>
      <w:r>
        <w:rPr>
          <w:rFonts w:ascii="Times New Roman" w:hAnsi="Times New Roman" w:cs="Times New Roman"/>
          <w:sz w:val="24"/>
          <w:szCs w:val="24"/>
        </w:rPr>
        <w:t>Some of the common</w:t>
      </w:r>
      <w:r w:rsidRPr="001A40BB">
        <w:rPr>
          <w:rFonts w:ascii="Times New Roman" w:hAnsi="Times New Roman" w:cs="Times New Roman"/>
          <w:sz w:val="24"/>
          <w:szCs w:val="24"/>
        </w:rPr>
        <w:t xml:space="preserve"> MVS algorithm</w:t>
      </w:r>
      <w:r>
        <w:rPr>
          <w:rFonts w:ascii="Times New Roman" w:hAnsi="Times New Roman" w:cs="Times New Roman"/>
          <w:sz w:val="24"/>
          <w:szCs w:val="24"/>
        </w:rPr>
        <w:t>s</w:t>
      </w:r>
      <w:r w:rsidRPr="001A40BB">
        <w:rPr>
          <w:rFonts w:ascii="Times New Roman" w:hAnsi="Times New Roman" w:cs="Times New Roman"/>
          <w:sz w:val="24"/>
          <w:szCs w:val="24"/>
        </w:rPr>
        <w:t xml:space="preserve"> generate more correspondences </w:t>
      </w:r>
      <w:r>
        <w:rPr>
          <w:rFonts w:ascii="Times New Roman" w:hAnsi="Times New Roman" w:cs="Times New Roman"/>
          <w:sz w:val="24"/>
          <w:szCs w:val="24"/>
        </w:rPr>
        <w:t>by utilizing</w:t>
      </w:r>
      <w:r w:rsidRPr="001A40BB">
        <w:rPr>
          <w:rFonts w:ascii="Times New Roman" w:hAnsi="Times New Roman" w:cs="Times New Roman"/>
          <w:sz w:val="24"/>
          <w:szCs w:val="24"/>
        </w:rPr>
        <w:t xml:space="preserve"> a search along the epipolar line between </w:t>
      </w:r>
      <w:r>
        <w:rPr>
          <w:rFonts w:ascii="Times New Roman" w:hAnsi="Times New Roman" w:cs="Times New Roman"/>
          <w:sz w:val="24"/>
          <w:szCs w:val="24"/>
        </w:rPr>
        <w:t xml:space="preserve">corresponding </w:t>
      </w:r>
      <w:r w:rsidRPr="001A40BB">
        <w:rPr>
          <w:rFonts w:ascii="Times New Roman" w:hAnsi="Times New Roman" w:cs="Times New Roman"/>
          <w:sz w:val="24"/>
          <w:szCs w:val="24"/>
        </w:rPr>
        <w:t>images</w:t>
      </w:r>
      <w:r>
        <w:rPr>
          <w:rFonts w:ascii="Times New Roman" w:hAnsi="Times New Roman" w:cs="Times New Roman"/>
          <w:sz w:val="24"/>
          <w:szCs w:val="24"/>
        </w:rPr>
        <w:t>,</w:t>
      </w:r>
      <w:r w:rsidRPr="001A40BB">
        <w:rPr>
          <w:rFonts w:ascii="Times New Roman" w:hAnsi="Times New Roman" w:cs="Times New Roman"/>
          <w:sz w:val="24"/>
          <w:szCs w:val="24"/>
        </w:rPr>
        <w:t xml:space="preserve"> </w:t>
      </w:r>
      <w:r>
        <w:rPr>
          <w:rFonts w:ascii="Times New Roman" w:hAnsi="Times New Roman" w:cs="Times New Roman"/>
          <w:sz w:val="24"/>
          <w:szCs w:val="24"/>
        </w:rPr>
        <w:t>leveraging</w:t>
      </w:r>
      <w:r w:rsidRPr="001A40BB">
        <w:rPr>
          <w:rFonts w:ascii="Times New Roman" w:hAnsi="Times New Roman" w:cs="Times New Roman"/>
          <w:sz w:val="24"/>
          <w:szCs w:val="24"/>
        </w:rPr>
        <w:t xml:space="preserve"> the known interior and exterior orientation</w:t>
      </w:r>
      <w:r>
        <w:rPr>
          <w:rFonts w:ascii="Times New Roman" w:hAnsi="Times New Roman" w:cs="Times New Roman"/>
          <w:sz w:val="24"/>
          <w:szCs w:val="24"/>
        </w:rPr>
        <w:t>s</w:t>
      </w:r>
      <w:ins w:id="3" w:author="Richie" w:date="2017-03-04T00:40:00Z">
        <w:r w:rsidR="005306C2">
          <w:rPr>
            <w:rFonts w:ascii="Times New Roman" w:hAnsi="Times New Roman" w:cs="Times New Roman"/>
            <w:sz w:val="24"/>
            <w:szCs w:val="24"/>
          </w:rPr>
          <w:t xml:space="preserve"> of each camera</w:t>
        </w:r>
      </w:ins>
      <w:r w:rsidRPr="001A40BB">
        <w:rPr>
          <w:rFonts w:ascii="Times New Roman" w:hAnsi="Times New Roman" w:cs="Times New Roman"/>
          <w:sz w:val="24"/>
          <w:szCs w:val="24"/>
        </w:rPr>
        <w:t>.</w:t>
      </w:r>
      <w:r>
        <w:rPr>
          <w:rFonts w:ascii="Times New Roman" w:hAnsi="Times New Roman" w:cs="Times New Roman"/>
          <w:sz w:val="24"/>
          <w:szCs w:val="24"/>
        </w:rPr>
        <w:t xml:space="preserve"> </w:t>
      </w:r>
      <w:r w:rsidRPr="001A40BB">
        <w:rPr>
          <w:rFonts w:ascii="Times New Roman" w:hAnsi="Times New Roman" w:cs="Times New Roman"/>
          <w:sz w:val="24"/>
          <w:szCs w:val="24"/>
        </w:rPr>
        <w:t xml:space="preserve">For this reason, the accuracy of the MVS algorithm is highly dependent on the accuracy of the parameters calculated with the </w:t>
      </w:r>
      <w:r>
        <w:rPr>
          <w:rFonts w:ascii="Times New Roman" w:hAnsi="Times New Roman" w:cs="Times New Roman"/>
          <w:sz w:val="24"/>
          <w:szCs w:val="24"/>
        </w:rPr>
        <w:t>SfM</w:t>
      </w:r>
      <w:r w:rsidRPr="001A40BB">
        <w:rPr>
          <w:rFonts w:ascii="Times New Roman" w:hAnsi="Times New Roman" w:cs="Times New Roman"/>
          <w:sz w:val="24"/>
          <w:szCs w:val="24"/>
        </w:rPr>
        <w:t xml:space="preserve"> algorithm.</w:t>
      </w:r>
      <w:r>
        <w:rPr>
          <w:rFonts w:ascii="Times New Roman" w:hAnsi="Times New Roman" w:cs="Times New Roman"/>
          <w:sz w:val="24"/>
          <w:szCs w:val="24"/>
        </w:rPr>
        <w:t xml:space="preserve"> </w:t>
      </w:r>
      <w:commentRangeStart w:id="4"/>
      <w:r w:rsidRPr="001A40BB">
        <w:rPr>
          <w:rFonts w:ascii="Times New Roman" w:hAnsi="Times New Roman" w:cs="Times New Roman"/>
          <w:sz w:val="24"/>
          <w:szCs w:val="24"/>
        </w:rPr>
        <w:t>A detailed explanation of the various MVS a</w:t>
      </w:r>
      <w:r>
        <w:rPr>
          <w:rFonts w:ascii="Times New Roman" w:hAnsi="Times New Roman" w:cs="Times New Roman"/>
          <w:sz w:val="24"/>
          <w:szCs w:val="24"/>
        </w:rPr>
        <w:t xml:space="preserve">lgorithms can be found in </w:t>
      </w:r>
      <w:r>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"10.1561/0600000052", "ISSN" : "1572-2740", "author" : [ { "dropping-particle" : "", "family" : "Furukawa", "given" : "Yasutaka", "non-dropping-particle" : "", "parse-names" : false, "suffix" : "" }, { "dropping-particle" : "", "family" : "Hern\u00e1ndez", "given" : "Carlos", "non-dropping-particle" : "", "parse-names" : false, "suffix" : "" } ], "container-title" : "Foundations and Trends\u00ae in Computer Graphics and Vision", "id" : "ITEM-1", "issue" : "1-2", "issued" : { "date-parts" : [ [ "2015" ] ] }, "page" : "1-148", "title" : "Multi-View Stereo: A Tutorial", "type" : "article-journal", "volume" : "9" }, "uris" : [ "http://www.mendeley.com/documents/?uuid=948efa65-d02c-4f00-a0c1-59202e8c5e5b" ] } ], "mendeley" : { "formattedCitation" : "[5]", "plainTextFormattedCitation" : "[5]", "previouslyFormattedCitation" : "(Furukawa and Hern\u00e1ndez 2015)" }, "properties" : { "noteIndex" : 0 }, "schema" : "https://github.com/citation-style-language/schema/raw/master/csl-citation.json" }</w:instrText>
      </w:r>
      <w:r>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A40BB">
        <w:rPr>
          <w:rFonts w:ascii="Times New Roman" w:hAnsi="Times New Roman" w:cs="Times New Roman"/>
          <w:sz w:val="24"/>
          <w:szCs w:val="24"/>
        </w:rPr>
        <w:t>Each of these algorithms also assumes that the scene is rigid with constant Lambertian surfaces, and deviations from these assump</w:t>
      </w:r>
      <w:r>
        <w:rPr>
          <w:rFonts w:ascii="Times New Roman" w:hAnsi="Times New Roman" w:cs="Times New Roman"/>
          <w:sz w:val="24"/>
          <w:szCs w:val="24"/>
        </w:rPr>
        <w:t xml:space="preserve">tions will affect the accuracy. </w:t>
      </w:r>
      <w:commentRangeEnd w:id="4"/>
      <w:r w:rsidR="005306C2">
        <w:rPr>
          <w:rStyle w:val="CommentReference"/>
        </w:rPr>
        <w:commentReference w:id="4"/>
      </w:r>
    </w:p>
    <w:p w14:paraId="43082D0D" w14:textId="487A937A" w:rsidR="001236B4" w:rsidRDefault="0084790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Research into </w:t>
      </w:r>
      <w:r>
        <w:rPr>
          <w:rFonts w:ascii="Times New Roman" w:hAnsi="Times New Roman" w:cs="Times New Roman"/>
          <w:sz w:val="24"/>
          <w:szCs w:val="24"/>
        </w:rPr>
        <w:t>SfM</w:t>
      </w:r>
      <w:r w:rsidRPr="001A40BB">
        <w:rPr>
          <w:rFonts w:ascii="Times New Roman" w:hAnsi="Times New Roman" w:cs="Times New Roman"/>
          <w:sz w:val="24"/>
          <w:szCs w:val="24"/>
        </w:rPr>
        <w:t xml:space="preserve"> and MVS in the geomatics community is currently focused on both the accuracy and potential applications of the commercial </w:t>
      </w:r>
      <w:r>
        <w:rPr>
          <w:rFonts w:ascii="Times New Roman" w:hAnsi="Times New Roman" w:cs="Times New Roman"/>
          <w:sz w:val="24"/>
          <w:szCs w:val="24"/>
        </w:rPr>
        <w:t>SfM</w:t>
      </w:r>
      <w:r w:rsidRPr="001A40BB">
        <w:rPr>
          <w:rFonts w:ascii="Times New Roman" w:hAnsi="Times New Roman" w:cs="Times New Roman"/>
          <w:sz w:val="24"/>
          <w:szCs w:val="24"/>
        </w:rPr>
        <w:t xml:space="preserve"> and MVS software packages such as Agisoft Photoscan </w:t>
      </w:r>
      <w:r>
        <w:rPr>
          <w:rFonts w:ascii="Times New Roman" w:hAnsi="Times New Roman" w:cs="Times New Roman"/>
          <w:sz w:val="24"/>
          <w:szCs w:val="24"/>
        </w:rPr>
        <w:t xml:space="preserve">Pro </w:t>
      </w:r>
      <w:r w:rsidRPr="001A40BB">
        <w:rPr>
          <w:rFonts w:ascii="Times New Roman" w:hAnsi="Times New Roman" w:cs="Times New Roman"/>
          <w:sz w:val="24"/>
          <w:szCs w:val="24"/>
        </w:rPr>
        <w:t>and Pix4</w:t>
      </w:r>
      <w:r w:rsidR="001236B4">
        <w:rPr>
          <w:rFonts w:ascii="Times New Roman" w:hAnsi="Times New Roman" w:cs="Times New Roman"/>
          <w:sz w:val="24"/>
          <w:szCs w:val="24"/>
        </w:rPr>
        <w:t>D</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"10.5194/esurf-4-359-2016", "ISSN" : "2196632X", "abstract" : "\u00a9 2016 Author(s).Photogrammetry and geosciences have been closely linked since the late 19th century due to the acquisition of high-quality 3-D data sets of the environment, but it has so far been restricted to a limited range of remote sensing specialists because of the considerable cost of metric systems for the acquisition and treatment of airborne imagery. Today, a wide range of commercial and open-source software tools enable the generation of 3-D and 4-D models of complex geomorphological features by geoscientists and other non-experts users. In addition, very recent rapid developments in unmanned aerial vehicle (UAV) technology allow for the flexible generation of high-quality aerial surveying and ortho-photography at a relatively low cost. The increasing computing capabilities during the last decade, together with the development of high-performance digital sensors and the important software innovations developed by computer-based vision and visual perception research fields, have extended the rigorous processing of stereoscopic image data to a 3-D point cloud generation from a series of non-calibrated images. Structure-from-motion (SfM) workflows are based upon algorithms for efficient and automatic orientation of large image sets without further data acquisition information, examples including robust feature detectors like the scale-invariant feature transform for 2-D imagery. Nevertheless, the importance of carrying out well-established fieldwork strategies, using proper camera settings, ground control points and ground truth for understanding the different sources of errors, still needs to be adapted in the common scientific practice. This review intends not only to summarise the current state of the art on using SfM workflows in geomorphometry but also to give an overview of terms and fields of application. Furthermore, this article aims to quantify already achieved accuracies and used scales, using different strategies in order to evaluate possible stagnations of current developments and to identify key future challenges. It is our belief that some lessons learned from former articles, scientific reports and book chapters concerning the identification of common errors or \"bad practices&amp;quot; and some other valuable information may help in guiding the future use of SfM photogrammetry in geosciences.", "author" : [ { "dropping-particle" : "", "family" : "Eltner", "given" : "Anette", "non-dropping-particle" : "", "parse-names" : false, "suffix" : "" }, { "dropping-particle" : "", "family" : "Kaiser", "given" : "Andreas", "non-dropping-particle" : "", "parse-names" : false, "suffix" : "" }, { "dropping-particle" : "", "family" : "Castillo", "given" : "Carlos", "non-dropping-particle" : "", "parse-names" : false, "suffix" : "" }, { "dropping-particle" : "", "family" : "Rock", "given" : "Gilles", "non-dropping-particle" : "", "parse-names" : false, "suffix" : "" }, { "dropping-particle" : "", "family" : "Neugirg", "given" : "Fabian", "non-dropping-particle" : "", "parse-names" : false, "suffix" : "" }, { "dropping-particle" : "", "family" : "Abell??n", "given" : "Antonio", "non-dropping-particle" : "", "parse-names" : false, "suffix" : "" } ], "container-title" : "Earth Surface Dynamics", "id" : "ITEM-1", "issue" : "2", "issued" : { "date-parts" : [ [ "2016" ] ] }, "page" : "359-389", "title" : "Image-based surface reconstruction in geomorphometry-merits, limits and developments", "type" : "article-journal", "volume" : "4" }, "uris" : [ "http://www.mendeley.com/documents/?uuid=42b4f8f7-42c2-4113-a6f7-63989656c01e" ] } ], "mendeley" : { "formattedCitation" : "[6]", "plainTextFormattedCitation" : "[6]", "previouslyFormattedCitation" : "(Eltner et al. 2016)" }, "properties" : { "noteIndex" : 0 }, "schema" : "https://github.com/citation-style-language/schema/raw/master/csl-citation.json" }</w:instrText>
      </w:r>
      <w:r>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[6]</w:t>
      </w:r>
      <w:r>
        <w:rPr>
          <w:rFonts w:ascii="Times New Roman" w:hAnsi="Times New Roman" w:cs="Times New Roman"/>
          <w:sz w:val="24"/>
          <w:szCs w:val="24"/>
        </w:rPr>
        <w:fldChar w:fldCharType="end"/>
      </w:r>
      <w:r w:rsidRPr="001A40BB">
        <w:rPr>
          <w:rFonts w:ascii="Times New Roman" w:hAnsi="Times New Roman" w:cs="Times New Roman"/>
          <w:sz w:val="24"/>
          <w:szCs w:val="24"/>
        </w:rPr>
        <w:t>.</w:t>
      </w:r>
      <w:r>
        <w:rPr>
          <w:rFonts w:ascii="Times New Roman" w:hAnsi="Times New Roman" w:cs="Times New Roman"/>
          <w:sz w:val="24"/>
          <w:szCs w:val="24"/>
        </w:rPr>
        <w:t xml:space="preserve"> </w:t>
      </w:r>
      <w:r w:rsidR="001236B4">
        <w:rPr>
          <w:rFonts w:ascii="Times New Roman" w:hAnsi="Times New Roman" w:cs="Times New Roman"/>
          <w:sz w:val="24"/>
          <w:szCs w:val="24"/>
        </w:rPr>
        <w:t>It has been shown that t</w:t>
      </w:r>
      <w:r w:rsidRPr="001A40BB">
        <w:rPr>
          <w:rFonts w:ascii="Times New Roman" w:hAnsi="Times New Roman" w:cs="Times New Roman"/>
          <w:sz w:val="24"/>
          <w:szCs w:val="24"/>
        </w:rPr>
        <w:t xml:space="preserve">he accuracy of </w:t>
      </w:r>
      <w:r>
        <w:rPr>
          <w:rFonts w:ascii="Times New Roman" w:hAnsi="Times New Roman" w:cs="Times New Roman"/>
          <w:sz w:val="24"/>
          <w:szCs w:val="24"/>
        </w:rPr>
        <w:t>SfM</w:t>
      </w:r>
      <w:r w:rsidRPr="001A40BB">
        <w:rPr>
          <w:rFonts w:ascii="Times New Roman" w:hAnsi="Times New Roman" w:cs="Times New Roman"/>
          <w:sz w:val="24"/>
          <w:szCs w:val="24"/>
        </w:rPr>
        <w:t xml:space="preserve">-MVS can vary greatly depending on a </w:t>
      </w:r>
      <w:r w:rsidR="00647ED9">
        <w:rPr>
          <w:rFonts w:ascii="Times New Roman" w:hAnsi="Times New Roman" w:cs="Times New Roman"/>
          <w:sz w:val="24"/>
          <w:szCs w:val="24"/>
        </w:rPr>
        <w:t>number</w:t>
      </w:r>
      <w:r w:rsidRPr="001A40BB">
        <w:rPr>
          <w:rFonts w:ascii="Times New Roman" w:hAnsi="Times New Roman" w:cs="Times New Roman"/>
          <w:sz w:val="24"/>
          <w:szCs w:val="24"/>
        </w:rPr>
        <w:t xml:space="preserve"> of factors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"10.1002/esp.3747", "ISSN" : "10969837", "abstract" : "In the last decade advances in surveying technology have opened up the possibility of representing topography and monitoring surface changes over experimental plots (&lt;10 m2) in high resolution (~103 points m-1). Yet the representativeness of these small plots is limited. With \u2018Structure-from-Motion\u2019 (SfM) and \u2018Multi-View Stereo\u2019 (MVS) techniques now becoming part of the geomorphologist's toolkit, there is potential to expand further the scale at which we characterise topography and monitor geomorphic change morphometrically. Moving beyond previous plot-scale work using Terrestrial Laser Scanning (TLS) surveys, this paper validates robustly a number of SfM-MVS surveys against total station and extensive TLS data at three nested scales: plots (&lt;30 m2) within a small catchment (4710 m2) within an eroding marl badland landscape (~1 km2). SfM surveys from a number of platforms are evaluated based on: (i) topography; (ii) sub-grid roughness; and (iii) change-detection capabilities at an annual scale. Oblique ground-based images can provide a high-quality surface equivalent to TLS at the plot scale, but become unreliable over larger areas of complex terrain. Degradation of surface quality with range is observed clearly for SfM models derived from aerial imagery. Recently modelled \u2018doming\u2019 effects from the use of vertical imagery are proven empirically as a piloted gyrocopter survey at 50m altitude with convergent off-nadir imagery provided higher quality data than an Unmanned Aerial Vehicle (UAV) flying at the same height and collecting vertical imagery. For soil erosion monitoring, SfM can provide data comparable with TLS only from small survey ranges (~5 m) and is best limited to survey ranges ~10\u201320 m. Synthesis of these results with existing validation studies shows a clear degradation of root-mean squared error (RMSE) with survey range, with a median ratio between RMSE and survey range of 1:639, and highlights the effect of the validation method (e.g. point-cloud or raster-based) on the estimated quality. Copyright \u00a9 2015 John Wiley &amp; Sons, Ltd.", "author" : [ { "dropping-particle" : "", "family" : "Smith", "given" : "Mark William", "non-dropping-particle" : "", "parse-names" : false, "suffix" : "" }, { "dropping-particle" : "", "family" : "Vericat", "given" : "Dami??", "non-dropping-particle" : "", "parse-names" : false, "suffix" : "" } ], "container-title" : "Earth Surface Processes and Landforms", "id" : "ITEM-1", "issue" : "12", "issued" : { "date-parts" : [ [ "2015" ] ] }, "page" : "1656-1671", "title" : "From experimental plots to experimental landscapes: Topography, erosion and deposition in sub-humid badlands from Structure-from-Motion photogrammetry", "type" : "article-journal", "volume" : "40" }, "uris" : [ "http://www.mendeley.com/documents/?uuid=96b25a33-ec94-417f-831e-0c9c3f872fcf" ] }, { "id" : "ITEM-2", "itemData" : { "DOI" : "10.3390/rs71013895", "ISBN" : "1389513920", "ISSN" : "20724292", "abstract" : "Ecological remote sensing is being transformed by three-dimensional (3D), multispectral measurements of forest canopies by unmanned aerial vehicles (UAV) and computer vision structure from motion (SFM) algorithms. Yet applications of this technology have out-paced understanding of the relationship between collection method and data quality. Here, UAV-SFM remote sensing was used to produce 3D multispectral point clouds of Temperate Deciduous forests at different levels of UAV altitude, image overlap, weather, and image processing. Error in canopy height estimates was explained by the alignment of the canopy height model to the digital terrain model (R2 = 0.81) due to differences in lighting and image overlap. Accounting for this, no significant differences were observed in height error at different levels of lighting, altitude, and side overlap. Overall, accurate estimates of canopy height compared to field measurements (R2 = 0.86, RMSE = 3.6 m) and LIDAR (R2 = 0.99, RMSE = 3.0 m) were obtained under optimal conditions of clear lighting and high image overlap (&amp;gt;80%). Variation in point cloud quality appeared related to the behavior of SFM \u2018image features\u2019. Future research should consider the role of image features as the fundamental unit of SFM remote sensing, akin to the pixel of optical imaging and the laser pulse of LIDAR.", "author" : [ { "dropping-particle" : "", "family" : "Dandois", "given" : "Jonathan P.", "non-dropping-particle" : "", "parse-names" : false, "suffix" : "" }, { "dropping-particle" : "", "family" : "Olano", "given" : "Marc", "non-dropping-particle" : "", "parse-names" : false, "suffix" : "" }, { "dropping-particle" : "", "family" : "Ellis", "given" : "Erle C.", "non-dropping-particle" : "", "parse-names" : false, "suffix" : "" } ], "container-title" : "Remote Sensing", "id" : "ITEM-2", "issue" : "10", "issued" : { "date-parts" : [ [ "2015" ] ] }, "page" : "13895-13920", "title" : "Optimal altitude, overlap, and weather conditions for computer vision uav estimates of forest structure", "type" : "article-journal", "volume" : "7" }, "uris" : [ "http://www.mendeley.com/documents/?uuid=cbf49731-f556-448e-8144-cb42a6077c4b" ] } ], "mendeley" : { "formattedCitation" : "[7], [8]", "plainTextFormattedCitation" : "[7], [8]", "previouslyFormattedCitation" : "(Dandois, Olano, and Ellis 2015; Smith and Vericat 2015)" }, "properties" : { "noteIndex" : 0 }, "schema" : "https://github.com/citation-style-language/schema/raw/master/csl-citation.json" }</w:instrText>
      </w:r>
      <w:r>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[7], [8]</w:t>
      </w:r>
      <w:r>
        <w:rPr>
          <w:rFonts w:ascii="Times New Roman" w:hAnsi="Times New Roman" w:cs="Times New Roman"/>
          <w:sz w:val="24"/>
          <w:szCs w:val="24"/>
        </w:rPr>
        <w:fldChar w:fldCharType="end"/>
      </w:r>
      <w:r>
        <w:rPr>
          <w:rFonts w:ascii="Times New Roman" w:hAnsi="Times New Roman" w:cs="Times New Roman"/>
          <w:sz w:val="24"/>
          <w:szCs w:val="24"/>
        </w:rPr>
        <w:t xml:space="preserve"> which</w:t>
      </w:r>
      <w:r w:rsidR="000426CD">
        <w:rPr>
          <w:rFonts w:ascii="Times New Roman" w:hAnsi="Times New Roman" w:cs="Times New Roman"/>
          <w:sz w:val="24"/>
          <w:szCs w:val="24"/>
        </w:rPr>
        <w:t>, in turn,</w:t>
      </w:r>
      <w:r>
        <w:rPr>
          <w:rFonts w:ascii="Times New Roman" w:hAnsi="Times New Roman" w:cs="Times New Roman"/>
          <w:sz w:val="24"/>
          <w:szCs w:val="24"/>
        </w:rPr>
        <w:t xml:space="preserve"> vary across different experiments </w:t>
      </w:r>
      <w:r>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"10.1016/j.geomorph.2015.05.011", "ISBN" : "0169-555X", "ISSN" : "0169555X", "abstract" : "Combination of UAV-based aerial pictures and Structure-from-Motion (SfM) algorithm provides an efficient, low-cost and rapid framework for remote sensing and monitoring of dynamic natural environments. This methodology is particularly suitable for repeated topographic surveys in remote or poorly accessible areas. However, temporal analysis of landform topography requires high accuracy of measurements and reproducibility of the methodology as differencing of digital surface models leads to error propagation. In order to assess the repeatability of the SfM technique, we surveyed a study area characterized by gentle topography with an UAV platform equipped with a standard reflex camera, and varied the focal length of the camera and location of georeferencing targets between flights. Comparison of different SfM-derived topography datasets shows that precision of measurements is in the order of centimetres for identical replications which highlights the excellent performance of the SfM workflow, all parameters being equal. The precision is one order of magnitude higher for 3D topographic reconstructions involving independent sets of ground control points, which results from the fact that the accuracy of the localisation of ground control points strongly propagates into final results.", "author" : [ { "dropping-particle" : "", "family" : "Clapuyt", "given" : "Francois", "non-dropping-particle" : "", "parse-names" : false, "suffix" : "" }, { "dropping-particle" : "", "family" : "Vanacker", "given" : "Veerle", "non-dropping-particle" : "", "parse-names" : false, "suffix" : "" }, { "dropping-particle" : "", "family" : "Oost", "given" : "Kristof", "non-dropping-particle" : "Van", "parse-names" : false, "suffix" : "" } ], "container-title" : "Geomorphology", "id" : "ITEM-1", "issued" : { "date-parts" : [ [ "2015" ] ] }, "page" : "4-15", "publisher" : "Elsevier B.V.", "title" : "Reproducibility of UAV-based earth topography reconstructions based on Structure-from-Motion algorithms", "type" : "article-journal", "volume" : "260" }, "uris" : [ "http://www.mendeley.com/documents/?uuid=f2b38d41-f470-442c-a7bc-6812aef950c9" ] } ], "mendeley" : { "formattedCitation" : "[4]", "plainTextFormattedCitation" : "[4]", "previouslyFormattedCitation" : "(Clapuyt et al. 2015)" }, "properties" : { "noteIndex" : 0 }, "schema" : "https://github.com/citation-style-language/schema/raw/master/csl-citation.json" }</w:instrText>
      </w:r>
      <w:r>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3F02B5">
        <w:rPr>
          <w:rFonts w:ascii="Times New Roman" w:hAnsi="Times New Roman" w:cs="Times New Roman"/>
          <w:sz w:val="24"/>
          <w:szCs w:val="24"/>
        </w:rPr>
        <w:t>In particular, t</w:t>
      </w:r>
      <w:r w:rsidR="005E7C62" w:rsidRPr="001A40BB">
        <w:rPr>
          <w:rFonts w:ascii="Times New Roman" w:hAnsi="Times New Roman" w:cs="Times New Roman"/>
          <w:sz w:val="24"/>
          <w:szCs w:val="24"/>
        </w:rPr>
        <w:t xml:space="preserve">he accuracy of </w:t>
      </w:r>
      <w:r w:rsidR="005E7C62">
        <w:rPr>
          <w:rFonts w:ascii="Times New Roman" w:hAnsi="Times New Roman" w:cs="Times New Roman"/>
          <w:sz w:val="24"/>
          <w:szCs w:val="24"/>
        </w:rPr>
        <w:t>SfM</w:t>
      </w:r>
      <w:r w:rsidR="005E7C62" w:rsidRPr="001A40BB">
        <w:rPr>
          <w:rFonts w:ascii="Times New Roman" w:hAnsi="Times New Roman" w:cs="Times New Roman"/>
          <w:sz w:val="24"/>
          <w:szCs w:val="24"/>
        </w:rPr>
        <w:t xml:space="preserve"> is adversely affected by: poor image overlapping, lens distortion not fully modeled by the nonlinear lens distortion equation, poor GCP distribution, inaccurate GCP or camera positions, poor image resolution, blurry imagery, </w:t>
      </w:r>
      <w:r w:rsidR="005E7C62" w:rsidRPr="001A40BB">
        <w:rPr>
          <w:rFonts w:ascii="Times New Roman" w:hAnsi="Times New Roman" w:cs="Times New Roman"/>
          <w:sz w:val="24"/>
          <w:szCs w:val="24"/>
        </w:rPr>
        <w:lastRenderedPageBreak/>
        <w:t>noisy imagery, varying sun shadows, moving objects in the scene, user error in manually selecting image coordinates of GCPs, low number of images, or a low number of GCPs</w:t>
      </w:r>
      <w:r w:rsidR="005E7C62">
        <w:rPr>
          <w:rFonts w:ascii="Times New Roman" w:hAnsi="Times New Roman" w:cs="Times New Roman"/>
          <w:sz w:val="24"/>
          <w:szCs w:val="24"/>
        </w:rPr>
        <w:t xml:space="preserve"> </w:t>
      </w:r>
      <w:r w:rsidR="005E7C62">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"10.1002/esp.3747", "ISSN" : "10969837", "abstract" : "In the last decade advances in surveying technology have opened up the possibility of representing topography and monitoring surface changes over experimental plots (&lt;10 m2) in high resolution (~103 points m-1). Yet the representativeness of these small plots is limited. With \u2018Structure-from-Motion\u2019 (SfM) and \u2018Multi-View Stereo\u2019 (MVS) techniques now becoming part of the geomorphologist's toolkit, there is potential to expand further the scale at which we characterise topography and monitor geomorphic change morphometrically. Moving beyond previous plot-scale work using Terrestrial Laser Scanning (TLS) surveys, this paper validates robustly a number of SfM-MVS surveys against total station and extensive TLS data at three nested scales: plots (&lt;30 m2) within a small catchment (4710 m2) within an eroding marl badland landscape (~1 km2). SfM surveys from a number of platforms are evaluated based on: (i) topography; (ii) sub-grid roughness; and (iii) change-detection capabilities at an annual scale. Oblique ground-based images can provide a high-quality surface equivalent to TLS at the plot scale, but become unreliable over larger areas of complex terrain. Degradation of surface quality with range is observed clearly for SfM models derived from aerial imagery. Recently modelled \u2018doming\u2019 effects from the use of vertical imagery are proven empirically as a piloted gyrocopter survey at 50m altitude with convergent off-nadir imagery provided higher quality data than an Unmanned Aerial Vehicle (UAV) flying at the same height and collecting vertical imagery. For soil erosion monitoring, SfM can provide data comparable with TLS only from small survey ranges (~5 m) and is best limited to survey ranges ~10\u201320 m. Synthesis of these results with existing validation studies shows a clear degradation of root-mean squared error (RMSE) with survey range, with a median ratio between RMSE and survey range of 1:639, and highlights the effect of the validation method (e.g. point-cloud or raster-based) on the estimated quality. Copyright \u00a9 2015 John Wiley &amp; Sons, Ltd.", "author" : [ { "dropping-particle" : "", "family" : "Smith", "given" : "Mark William", "non-dropping-particle" : "", "parse-names" : false, "suffix" : "" }, { "dropping-particle" : "", "family" : "Vericat", "given" : "Dami??", "non-dropping-particle" : "", "parse-names" : false, "suffix" : "" } ], "container-title" : "Earth Surface Processes and Landforms", "id" : "ITEM-1", "issue" : "12", "issued" : { "date-parts" : [ [ "2015" ] ] }, "page" : "1656-1671", "title" : "From experimental plots to experimental landscapes: Topography, erosion and deposition in sub-humid badlands from Structure-from-Motion photogrammetry", "type" : "article-journal", "volume" : "40" }, "uris" : [ "http://www.mendeley.com/documents/?uuid=96b25a33-ec94-417f-831e-0c9c3f872fcf" ] } ], "mendeley" : { "formattedCitation" : "[7]", "plainTextFormattedCitation" : "[7]", "previouslyFormattedCitation" : "(Smith and Vericat 2015)" }, "properties" : { "noteIndex" : 0 }, "schema" : "https://github.com/citation-style-language/schema/raw/master/csl-citation.json" }</w:instrText>
      </w:r>
      <w:r w:rsidR="005E7C62">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[7]</w:t>
      </w:r>
      <w:r w:rsidR="005E7C62">
        <w:rPr>
          <w:rFonts w:ascii="Times New Roman" w:hAnsi="Times New Roman" w:cs="Times New Roman"/>
          <w:sz w:val="24"/>
          <w:szCs w:val="24"/>
        </w:rPr>
        <w:fldChar w:fldCharType="end"/>
      </w:r>
      <w:r w:rsidR="005E7C62" w:rsidRPr="001A40BB">
        <w:rPr>
          <w:rFonts w:ascii="Times New Roman" w:hAnsi="Times New Roman" w:cs="Times New Roman"/>
          <w:sz w:val="24"/>
          <w:szCs w:val="24"/>
        </w:rPr>
        <w:t>.</w:t>
      </w:r>
      <w:r w:rsidR="005E7C62">
        <w:rPr>
          <w:rFonts w:ascii="Times New Roman" w:hAnsi="Times New Roman" w:cs="Times New Roman"/>
          <w:sz w:val="24"/>
          <w:szCs w:val="24"/>
        </w:rPr>
        <w:t xml:space="preserve"> Therefore, a</w:t>
      </w:r>
      <w:r w:rsidR="001236B4">
        <w:rPr>
          <w:rFonts w:ascii="Times New Roman" w:hAnsi="Times New Roman" w:cs="Times New Roman"/>
          <w:sz w:val="24"/>
          <w:szCs w:val="24"/>
        </w:rPr>
        <w:t xml:space="preserve">ddressing the questions of </w:t>
      </w:r>
      <w:r w:rsidR="00CA5BC4">
        <w:rPr>
          <w:rFonts w:ascii="Times New Roman" w:hAnsi="Times New Roman" w:cs="Times New Roman"/>
          <w:sz w:val="24"/>
          <w:szCs w:val="24"/>
        </w:rPr>
        <w:t>if/how/when</w:t>
      </w:r>
      <w:r w:rsidR="00C62AD5" w:rsidRPr="001A40BB">
        <w:rPr>
          <w:rFonts w:ascii="Times New Roman" w:hAnsi="Times New Roman" w:cs="Times New Roman"/>
          <w:sz w:val="24"/>
          <w:szCs w:val="24"/>
        </w:rPr>
        <w:t xml:space="preserve"> </w:t>
      </w:r>
      <w:r w:rsidR="00B36823">
        <w:rPr>
          <w:rFonts w:ascii="Times New Roman" w:hAnsi="Times New Roman" w:cs="Times New Roman"/>
          <w:sz w:val="24"/>
          <w:szCs w:val="24"/>
        </w:rPr>
        <w:t>SfM</w:t>
      </w:r>
      <w:r w:rsidR="00C62AD5" w:rsidRPr="001A40BB">
        <w:rPr>
          <w:rFonts w:ascii="Times New Roman" w:hAnsi="Times New Roman" w:cs="Times New Roman"/>
          <w:sz w:val="24"/>
          <w:szCs w:val="24"/>
        </w:rPr>
        <w:t>-MVS derived point</w:t>
      </w:r>
      <w:r w:rsidR="00512EA8">
        <w:rPr>
          <w:rFonts w:ascii="Times New Roman" w:hAnsi="Times New Roman" w:cs="Times New Roman"/>
          <w:sz w:val="24"/>
          <w:szCs w:val="24"/>
        </w:rPr>
        <w:t xml:space="preserve"> </w:t>
      </w:r>
      <w:r w:rsidR="00C62AD5" w:rsidRPr="001A40BB">
        <w:rPr>
          <w:rFonts w:ascii="Times New Roman" w:hAnsi="Times New Roman" w:cs="Times New Roman"/>
          <w:sz w:val="24"/>
          <w:szCs w:val="24"/>
        </w:rPr>
        <w:t xml:space="preserve">clouds </w:t>
      </w:r>
      <w:r w:rsidR="008D01CD">
        <w:rPr>
          <w:rFonts w:ascii="Times New Roman" w:hAnsi="Times New Roman" w:cs="Times New Roman"/>
          <w:sz w:val="24"/>
          <w:szCs w:val="24"/>
        </w:rPr>
        <w:t>might</w:t>
      </w:r>
      <w:r w:rsidR="008D01CD" w:rsidRPr="001A40BB">
        <w:rPr>
          <w:rFonts w:ascii="Times New Roman" w:hAnsi="Times New Roman" w:cs="Times New Roman"/>
          <w:sz w:val="24"/>
          <w:szCs w:val="24"/>
        </w:rPr>
        <w:t xml:space="preserve"> </w:t>
      </w:r>
      <w:r w:rsidR="00C62AD5" w:rsidRPr="001A40BB">
        <w:rPr>
          <w:rFonts w:ascii="Times New Roman" w:hAnsi="Times New Roman" w:cs="Times New Roman"/>
          <w:sz w:val="24"/>
          <w:szCs w:val="24"/>
        </w:rPr>
        <w:t>replace lidar as an alternative surveying tool,</w:t>
      </w:r>
      <w:r w:rsidR="00985504">
        <w:rPr>
          <w:rFonts w:ascii="Times New Roman" w:hAnsi="Times New Roman" w:cs="Times New Roman"/>
          <w:sz w:val="24"/>
          <w:szCs w:val="24"/>
        </w:rPr>
        <w:t xml:space="preserve"> without sacrificing accuracy</w:t>
      </w:r>
      <w:r w:rsidR="001236B4">
        <w:rPr>
          <w:rFonts w:ascii="Times New Roman" w:hAnsi="Times New Roman" w:cs="Times New Roman"/>
          <w:sz w:val="24"/>
          <w:szCs w:val="24"/>
        </w:rPr>
        <w:t>, remains an active area of research</w:t>
      </w:r>
      <w:r w:rsidR="00CB7643">
        <w:rPr>
          <w:rFonts w:ascii="Times New Roman" w:hAnsi="Times New Roman" w:cs="Times New Roman"/>
          <w:sz w:val="24"/>
          <w:szCs w:val="24"/>
        </w:rPr>
        <w:t xml:space="preserve"> </w:t>
      </w:r>
      <w:r w:rsidR="00B433EE">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"10.1002/esp.3648", "ISBN" : "0197-9337", "ISSN" : "10969837", "PMID" : "16792102", "abstract" : "We test the acquisition of high-resolution topographic and terrain data using hand-held smartphone technology, where the acquired images can be processed using technology freely available to the research community. This is achieved by evaluating the quality of digital terrain models (DTM) of a river bank and an Alpine alluvial fan generated with a fully automated, free-to-use, structure-from-motion package and a smartphone integrated camera (5 megapixels) with terrestrial laser scanning (TLS) data used to provide a benchmark. To evaluate this approach a 16.2-megapixel digital camera and an established, commercial, close-range and semi-automated software are also employed, and the product of the four combinations of the two types of cameras and software are compared. Results for the river bank survey demonstrate that centimetre-precision DTMs can be achieved at close range (10 m or less), using a smartphone camera and a fully automated package. Results improve to sub-centimetre precision with either higher-resolution images or by applying specific post-processing techniques to the smartphone DTMs. Application to an entire Alpine alluvial fan system shows the degradation of precision scales linearly with image scale, but that (i) the expected level of precision remains and (ii) difficulties in separating vegetation and sediment cover within the results are similar to those typically found when using other photo-based techniques and laser scanning systems. Copyright \u00a9 2014 John Wiley &amp; Sons, Ltd.", "author" : [ { "dropping-particle" : "", "family" : "Micheletti", "given" : "Natan", "non-dropping-particle" : "", "parse-names" : false, "suffix" : "" }, { "dropping-particle" : "", "family" : "Chandler", "given" : "Jim H.", "non-dropping-particle" : "", "parse-names" : false, "suffix" : "" }, { "dropping-particle" : "", "family" : "Lane", "given" : "Stuart N.", "non-dropping-particle" : "", "parse-names" : false, "suffix" : "" } ], "container-title" : "Earth Surface Processes and Landforms", "id" : "ITEM-1", "issue" : "4", "issued" : { "date-parts" : [ [ "2015" ] ] }, "page" : "473-486", "title" : "Investigating the geomorphological potential of freely available and accessible structure-from-motion photogrammetry using a smartphone", "type" : "article-journal", "volume" : "40" }, "uris" : [ "http://www.mendeley.com/documents/?uuid=b446b4b0-0a25-4f03-8a32-2e2d18ecdb1d" ] }, { "id" : "ITEM-2",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"ITEM-2",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"mendeley" : { "formattedCitation" : "[9], [10]", "plainTextFormattedCitation" : "[9], [10]", "previouslyFormattedCitation" : "(Micheletti, Chandler, and Lane 2015; Naumann et al. 2013)" }, "properties" : { "noteIndex" : 0 }, "schema" : "https://github.com/citation-style-language/schema/raw/master/csl-citation.json" }</w:instrText>
      </w:r>
      <w:r w:rsidR="00B433EE">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[9], [10]</w:t>
      </w:r>
      <w:r w:rsidR="00B433EE">
        <w:rPr>
          <w:rFonts w:ascii="Times New Roman" w:hAnsi="Times New Roman" w:cs="Times New Roman"/>
          <w:sz w:val="24"/>
          <w:szCs w:val="24"/>
        </w:rPr>
        <w:fldChar w:fldCharType="end"/>
      </w:r>
      <w:r w:rsidR="002A5482">
        <w:rPr>
          <w:rFonts w:ascii="Times New Roman" w:hAnsi="Times New Roman" w:cs="Times New Roman"/>
          <w:sz w:val="24"/>
          <w:szCs w:val="24"/>
        </w:rPr>
        <w:t xml:space="preserve"> </w:t>
      </w:r>
    </w:p>
    <w:p w14:paraId="4BFBB0D6" w14:textId="1EBEC42C" w:rsidR="00E9698E" w:rsidRDefault="00C62AD5" w:rsidP="00E63ECA">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most common methodology for assessing the use cases and accuracy of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-MVS </w:t>
      </w:r>
      <w:r w:rsidR="008D01CD">
        <w:rPr>
          <w:rFonts w:ascii="Times New Roman" w:hAnsi="Times New Roman" w:cs="Times New Roman"/>
          <w:sz w:val="24"/>
          <w:szCs w:val="24"/>
        </w:rPr>
        <w:t>derived products</w:t>
      </w:r>
      <w:r w:rsidR="008D01CD"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is to collect </w:t>
      </w:r>
      <w:r w:rsidR="00847902">
        <w:rPr>
          <w:rFonts w:ascii="Times New Roman" w:hAnsi="Times New Roman" w:cs="Times New Roman"/>
          <w:sz w:val="24"/>
          <w:szCs w:val="24"/>
        </w:rPr>
        <w:t>imagery</w:t>
      </w:r>
      <w:r w:rsidR="00847902" w:rsidRPr="001A40BB">
        <w:rPr>
          <w:rFonts w:ascii="Times New Roman" w:hAnsi="Times New Roman" w:cs="Times New Roman"/>
          <w:sz w:val="24"/>
          <w:szCs w:val="24"/>
        </w:rPr>
        <w:t xml:space="preserve"> </w:t>
      </w:r>
      <w:r w:rsidRPr="001A40BB">
        <w:rPr>
          <w:rFonts w:ascii="Times New Roman" w:hAnsi="Times New Roman" w:cs="Times New Roman"/>
          <w:sz w:val="24"/>
          <w:szCs w:val="24"/>
        </w:rPr>
        <w:t>in the field using a UAS and</w:t>
      </w:r>
      <w:r w:rsidR="007C15DC">
        <w:rPr>
          <w:rFonts w:ascii="Times New Roman" w:hAnsi="Times New Roman" w:cs="Times New Roman"/>
          <w:sz w:val="24"/>
          <w:szCs w:val="24"/>
        </w:rPr>
        <w:t xml:space="preserve">, after processing in SfM-MVS software, to compare the point clouds against </w:t>
      </w:r>
      <w:r w:rsidR="008D01CD">
        <w:rPr>
          <w:rFonts w:ascii="Times New Roman" w:hAnsi="Times New Roman" w:cs="Times New Roman"/>
          <w:sz w:val="24"/>
          <w:szCs w:val="24"/>
        </w:rPr>
        <w:t>reference data collected with lidar, RTK GNSS, or a total station survey</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Numerous studies have been performed to quantify the accuracy of the </w:t>
      </w:r>
      <w:r w:rsidR="00B36823">
        <w:rPr>
          <w:rFonts w:ascii="Times New Roman" w:hAnsi="Times New Roman" w:cs="Times New Roman"/>
          <w:sz w:val="24"/>
          <w:szCs w:val="24"/>
        </w:rPr>
        <w:t>SfM</w:t>
      </w:r>
      <w:r w:rsidRPr="001A40BB">
        <w:rPr>
          <w:rFonts w:ascii="Times New Roman" w:hAnsi="Times New Roman" w:cs="Times New Roman"/>
          <w:sz w:val="24"/>
          <w:szCs w:val="24"/>
        </w:rPr>
        <w:t>-MVS algorithms in a variety of environments</w:t>
      </w:r>
      <w:r w:rsidR="008B5DE9">
        <w:rPr>
          <w:rFonts w:ascii="Times New Roman" w:hAnsi="Times New Roman" w:cs="Times New Roman"/>
          <w:sz w:val="24"/>
          <w:szCs w:val="24"/>
        </w:rPr>
        <w:t xml:space="preserve"> </w:t>
      </w:r>
      <w:r w:rsidR="008B5DE9">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"ITEM-1",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"mendeley" : { "formattedCitation" : "[10]", "plainTextFormattedCitation" : "[10]", "previouslyFormattedCitation" : "(Naumann et al. 2013)"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[10]</w:t>
      </w:r>
      <w:r w:rsidR="008B5DE9">
        <w:rPr>
          <w:rFonts w:ascii="Times New Roman" w:hAnsi="Times New Roman" w:cs="Times New Roman"/>
          <w:sz w:val="24"/>
          <w:szCs w:val="24"/>
        </w:rPr>
        <w:fldChar w:fldCharType="end"/>
      </w:r>
      <w:r w:rsidR="00DC57A2">
        <w:rPr>
          <w:rFonts w:ascii="Times New Roman" w:hAnsi="Times New Roman" w:cs="Times New Roman"/>
          <w:sz w:val="24"/>
          <w:szCs w:val="24"/>
        </w:rPr>
        <w:t>,</w:t>
      </w:r>
      <w:r w:rsidR="00085FD9">
        <w:rPr>
          <w:rFonts w:ascii="Times New Roman" w:hAnsi="Times New Roman" w:cs="Times New Roman"/>
          <w:sz w:val="24"/>
          <w:szCs w:val="24"/>
        </w:rPr>
        <w:t xml:space="preserve"> including shallow braided rivers</w:t>
      </w:r>
      <w:r w:rsidR="00EF7818">
        <w:rPr>
          <w:rFonts w:ascii="Times New Roman" w:hAnsi="Times New Roman" w:cs="Times New Roman"/>
          <w:sz w:val="24"/>
          <w:szCs w:val="24"/>
        </w:rPr>
        <w:t xml:space="preserve"> </w:t>
      </w:r>
      <w:r w:rsidR="007E5988">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"10.1016/j.geomorph.2014.01.006", "ISBN" : "0169-555X", "ISSN" : "0169555X", "abstract" : "Recent advances in computer vision and image analysis have led to the development of a novel, fully automated photogrammetric method to generate dense 3d point cloud data. This approach, termed Structure-from-Motion or SfM, requires only limited ground-control and is ideally suited to imagery obtained from low-cost, non-metric cameras acquired either at close-range or using aerial platforms. Terrain models generated using SfM have begun to emerge recently and with a growing spectrum of software now available, there is an urgent need to provide a robust quality assessment of the data products generated using standard field and computational workflows.To address this demand, we present a detailed error analysis of sub-meter resolution terrain models of two contiguous reaches (1.6 and 1.7. km long) of the braided Ahuriri River, New Zealand, generated using SfM. A six stage methodology is described, involving: i) hand-held image acquisition from an aerial platform, ii) 3d point cloud extraction modeling using Agisoft PhotoScan, iii) georeferencing on a redundant network of GPS-surveyed ground-control points, iv) point cloud filtering to reduce computational demand as well as reduce vegetation noise, v) optical bathymetric modeling of inundated areas; and vi) data fusion and surface modeling to generate sub-meter raster terrain models. Bootstrapped geo-registration as well as extensive distributed GPS and sonar-based bathymetric check-data were used to quantify the quality of the models generated after each processing step.The results obtained provide the first quantified analysis of SfM applied to model the complex terrain of a braided river. Results indicate that geo-registration errors of 0.04. m (planar) and 0.10. m (elevation) and vertical surface errors of 0.10. m in non-vegetation areas can be achieved from a dataset of photographs taken at 600. m and 800. m above the ground level. These encouraging results suggest that this low-cost, logistically simple method can deliver high quality terrain datasets competitive with those obtained with significantly more expensive laser scanning, and suitable for geomorphic change detection and hydrodynamic modeling. ?? 2014 Elsevier B.V.", "author" : [ { "dropping-particle" : "", "family" : "Javernick", "given" : "L.", "non-dropping-particle" : "", "parse-names" : false, "suffix" : "" }, { "dropping-particle" : "", "family" : "Brasington", "given" : "J.", "non-dropping-particle" : "", "parse-names" : false, "suffix" : "" }, { "dropping-particle" : "", "family" : "Caruso", "given" : "B.", "non-dropping-particle" : "", "parse-names" : false, "suffix" : "" } ], "container-title" : "Geomorphology", "id" : "ITEM-1", "issued" : { "date-parts" : [ [ "2014" ] ] }, "page" : "166-182", "publisher" : "Elsevier B.V.", "title" : "Modeling the topography of shallow braided rivers using Structure-from-Motion photogrammetry", "type" : "article-journal", "volume" : "213" }, "uris" : [ "http://www.mendeley.com/documents/?uuid=d889f854-f403-4b51-9fc3-14a562fe2e89" ] } ], "mendeley" : { "formattedCitation" : "[11]", "plainTextFormattedCitation" : "[11]", "previouslyFormattedCitation" : "(Javernick, Brasington, and Caruso 2014)" }, "properties" : { "noteIndex" : 0 }, "schema" : "https://github.com/citation-style-language/schema/raw/master/csl-citation.json" }</w:instrText>
      </w:r>
      <w:r w:rsidR="007E5988">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[11]</w:t>
      </w:r>
      <w:r w:rsidR="007E5988">
        <w:rPr>
          <w:rFonts w:ascii="Times New Roman" w:hAnsi="Times New Roman" w:cs="Times New Roman"/>
          <w:sz w:val="24"/>
          <w:szCs w:val="24"/>
        </w:rPr>
        <w:fldChar w:fldCharType="end"/>
      </w:r>
      <w:r w:rsidR="00085FD9">
        <w:rPr>
          <w:rFonts w:ascii="Times New Roman" w:hAnsi="Times New Roman" w:cs="Times New Roman"/>
          <w:sz w:val="24"/>
          <w:szCs w:val="24"/>
        </w:rPr>
        <w:t xml:space="preserve">, </w:t>
      </w:r>
      <w:r w:rsidR="00F25B7B">
        <w:rPr>
          <w:rFonts w:ascii="Times New Roman" w:hAnsi="Times New Roman" w:cs="Times New Roman"/>
          <w:sz w:val="24"/>
          <w:szCs w:val="24"/>
        </w:rPr>
        <w:t xml:space="preserve">beaches </w:t>
      </w:r>
      <w:r w:rsidR="00F25B7B">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"10.3390/rs4061573", "ISBN" : "2072-4292", "ISSN" : "20724292", "PMID" : "16792103", "abstract" : "Sensor miniaturisation, improved battery technology and the availability of low-cost yet advanced Unmanned Aerial Vehicles (UAV) have provided new opportunities for environmental remote sensing. The UAV provides a platform for close-range aerial photography. Detailed imagery captured from micro-UAV can produce dense point clouds using multi-view stereopsis (MVS) techniques combining photogrammetry and computer vision. This study applies MVS techniques to imagery acquired from a multi-rotor micro-UAV of a natural coastal site in southeastern Tasmania, Australia. A very dense point cloud ( &lt; 1\u20133 cm point spacing) is produced in an arbitrary coordinate system using full resolution imagery, whereas other studies usually downsample the original imagery. The point cloud is sparse in areas of complex vegetation and where surfaces have a homogeneous texture. Ground control points collected with Differential Global Positioning System (DGPS) are identified and used for georeferencing via a Helmert transformation. This study compared georeferenced point clouds to a Total Station survey in order to assess and quantify their geometric accuracy. The results indicate that a georeferenced point cloud accurate to 25\u201340 mm can be obtained from imagery acquired from \u001850 m. UAV-based image capture provides the spatial and temporal resolution required to map and monitor natural landscapes. This paper assesses the accuracy of the generated point clouds based on field survey points. Based on our key findings we conclude that sub-decimetre terrain change (in this case coastal erosion) can be monitored.", "author" : [ { "dropping-particle" : "", "family" : "Harwin", "given" : "Steve", "non-dropping-particle" : "", "parse-names" : false, "suffix" : "" }, { "dropping-particle" : "", "family" : "Lucieer", "given" : "Arko", "non-dropping-particle" : "", "parse-names" : false, "suffix" : "" } ], "container-title" : "Remote Sensing", "id" : "ITEM-1", "issue" : "6", "issued" : { "date-parts" : [ [ "2012" ] ] }, "page" : "1573-1599", "title" : "Assessing the accuracy of georeferenced point clouds produced via multi-view stereopsis from Unmanned Aerial Vehicle (UAV) imagery", "type" : "article-journal", "volume" : "4" }, "uris" : [ "http://www.mendeley.com/documents/?uuid=9bdb330a-c14f-43d2-b54b-8196554b2aa0" ] } ], "mendeley" : { "formattedCitation" : "[12]", "plainTextFormattedCitation" : "[12]", "previouslyFormattedCitation" : "(Harwin and Lucieer 2012)" }, "properties" : { "noteIndex" : 0 }, "schema" : "https://github.com/citation-style-language/schema/raw/master/csl-citation.json" }</w:instrText>
      </w:r>
      <w:r w:rsidR="00F25B7B">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[12]</w:t>
      </w:r>
      <w:r w:rsidR="00F25B7B">
        <w:rPr>
          <w:rFonts w:ascii="Times New Roman" w:hAnsi="Times New Roman" w:cs="Times New Roman"/>
          <w:sz w:val="24"/>
          <w:szCs w:val="24"/>
        </w:rPr>
        <w:fldChar w:fldCharType="end"/>
      </w:r>
      <w:r w:rsidR="00085FD9">
        <w:rPr>
          <w:rFonts w:ascii="Times New Roman" w:hAnsi="Times New Roman" w:cs="Times New Roman"/>
          <w:sz w:val="24"/>
          <w:szCs w:val="24"/>
        </w:rPr>
        <w:t xml:space="preserve">, </w:t>
      </w:r>
      <w:r w:rsidR="007E5988">
        <w:rPr>
          <w:rFonts w:ascii="Times New Roman" w:hAnsi="Times New Roman" w:cs="Times New Roman"/>
          <w:sz w:val="24"/>
          <w:szCs w:val="24"/>
        </w:rPr>
        <w:t xml:space="preserve">and </w:t>
      </w:r>
      <w:r w:rsidR="00F25B7B">
        <w:rPr>
          <w:rFonts w:ascii="Times New Roman" w:hAnsi="Times New Roman" w:cs="Times New Roman"/>
          <w:sz w:val="24"/>
          <w:szCs w:val="24"/>
        </w:rPr>
        <w:t>forests</w:t>
      </w:r>
      <w:r w:rsidR="007E5988">
        <w:rPr>
          <w:rFonts w:ascii="Times New Roman" w:hAnsi="Times New Roman" w:cs="Times New Roman"/>
          <w:sz w:val="24"/>
          <w:szCs w:val="24"/>
        </w:rPr>
        <w:t xml:space="preserve"> </w:t>
      </w:r>
      <w:r w:rsidR="007E5988">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"10.3390/rs71013895", "ISBN" : "1389513920", "ISSN" : "20724292", "abstract" : "Ecological remote sensing is being transformed by three-dimensional (3D), multispectral measurements of forest canopies by unmanned aerial vehicles (UAV) and computer vision structure from motion (SFM) algorithms. Yet applications of this technology have out-paced understanding of the relationship between collection method and data quality. Here, UAV-SFM remote sensing was used to produce 3D multispectral point clouds of Temperate Deciduous forests at different levels of UAV altitude, image overlap, weather, and image processing. Error in canopy height estimates was explained by the alignment of the canopy height model to the digital terrain model (R2 = 0.81) due to differences in lighting and image overlap. Accounting for this, no significant differences were observed in height error at different levels of lighting, altitude, and side overlap. Overall, accurate estimates of canopy height compared to field measurements (R2 = 0.86, RMSE = 3.6 m) and LIDAR (R2 = 0.99, RMSE = 3.0 m) were obtained under optimal conditions of clear lighting and high image overlap (&amp;gt;80%). Variation in point cloud quality appeared related to the behavior of SFM \u2018image features\u2019. Future research should consider the role of image features as the fundamental unit of SFM remote sensing, akin to the pixel of optical imaging and the laser pulse of LIDAR.", "author" : [ { "dropping-particle" : "", "family" : "Dandois", "given" : "Jonathan P.", "non-dropping-particle" : "", "parse-names" : false, "suffix" : "" }, { "dropping-particle" : "", "family" : "Olano", "given" : "Marc", "non-dropping-particle" : "", "parse-names" : false, "suffix" : "" }, { "dropping-particle" : "", "family" : "Ellis", "given" : "Erle C.", "non-dropping-particle" : "", "parse-names" : false, "suffix" : "" } ], "container-title" : "Remote Sensing", "id" : "ITEM-1", "issue" : "10", "issued" : { "date-parts" : [ [ "2015" ] ] }, "page" : "13895-13920", "title" : "Optimal altitude, overlap, and weather conditions for computer vision uav estimates of forest structure", "type" : "article-journal", "volume" : "7" }, "uris" : [ "http://www.mendeley.com/documents/?uuid=cbf49731-f556-448e-8144-cb42a6077c4b" ] } ], "mendeley" : { "formattedCitation" : "[8]", "plainTextFormattedCitation" : "[8]", "previouslyFormattedCitation" : "(Dandois et al. 2015)" }, "properties" : { "noteIndex" : 0 }, "schema" : "https://github.com/citation-style-language/schema/raw/master/csl-citation.json" }</w:instrText>
      </w:r>
      <w:r w:rsidR="007E5988">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[8]</w:t>
      </w:r>
      <w:r w:rsidR="007E5988">
        <w:rPr>
          <w:rFonts w:ascii="Times New Roman" w:hAnsi="Times New Roman" w:cs="Times New Roman"/>
          <w:sz w:val="24"/>
          <w:szCs w:val="24"/>
        </w:rPr>
        <w:fldChar w:fldCharType="end"/>
      </w:r>
      <w:r w:rsidR="00085FD9">
        <w:rPr>
          <w:rFonts w:ascii="Times New Roman" w:hAnsi="Times New Roman" w:cs="Times New Roman"/>
          <w:sz w:val="24"/>
          <w:szCs w:val="24"/>
        </w:rPr>
        <w:t xml:space="preserve"> </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F25B7B">
        <w:rPr>
          <w:rFonts w:ascii="Times New Roman" w:hAnsi="Times New Roman" w:cs="Times New Roman"/>
          <w:sz w:val="24"/>
          <w:szCs w:val="24"/>
        </w:rPr>
        <w:t xml:space="preserve">Experimentation utilizing simulated keypoints and assessing the SfM accuracy was used to demonstrate an ambiguity between </w:t>
      </w:r>
      <w:r w:rsidR="00D928B4">
        <w:rPr>
          <w:rFonts w:ascii="Times New Roman" w:hAnsi="Times New Roman" w:cs="Times New Roman"/>
          <w:sz w:val="24"/>
          <w:szCs w:val="24"/>
        </w:rPr>
        <w:t>point cloud</w:t>
      </w:r>
      <w:r w:rsidR="00F25B7B">
        <w:rPr>
          <w:rFonts w:ascii="Times New Roman" w:hAnsi="Times New Roman" w:cs="Times New Roman"/>
          <w:sz w:val="24"/>
          <w:szCs w:val="24"/>
        </w:rPr>
        <w:t xml:space="preserve"> “dome” effect and the </w:t>
      </w:r>
      <w:r w:rsidR="00F25B7B" w:rsidRPr="0018154C">
        <w:rPr>
          <w:rFonts w:ascii="Times New Roman" w:hAnsi="Times New Roman" w:cs="Times New Roman"/>
          <w:i/>
          <w:sz w:val="24"/>
          <w:szCs w:val="24"/>
        </w:rPr>
        <w:t>K</w:t>
      </w:r>
      <w:r w:rsidR="00F25B7B">
        <w:rPr>
          <w:rFonts w:ascii="Times New Roman" w:hAnsi="Times New Roman" w:cs="Times New Roman"/>
          <w:sz w:val="24"/>
          <w:szCs w:val="24"/>
          <w:vertAlign w:val="subscript"/>
        </w:rPr>
        <w:t>1</w:t>
      </w:r>
      <w:r w:rsidR="00F25B7B">
        <w:rPr>
          <w:rFonts w:ascii="Times New Roman" w:hAnsi="Times New Roman" w:cs="Times New Roman"/>
          <w:sz w:val="24"/>
          <w:szCs w:val="24"/>
        </w:rPr>
        <w:t xml:space="preserve"> coefficient in the Brown distortion model </w:t>
      </w:r>
      <w:r w:rsidR="00F25B7B">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"10.1002/esp.3609", "ISBN" : "0197-9337", "ISSN" : "10969837", "abstract" : "High resolution digital elevation models (DEMs) are increasingly produced from photographs acquired with consumer cameras, both from the ground and from unmanned aerial vehicles (UAVs). However, although such DEMs may achieve centimetric detail, they can also display systematic broad-scale error that restricts their wider use. Such errors which, in typical UAV data are expressed as a vertical \u2018doming\u2019 of the surface, result from a combination of near-parallel imaging directions and inaccurate correction of radial lens distortion. Using simulations of multi-image networks with near-parallel viewing directions, we show that enabling camera self-calibration as part of the bundle adjustment process inherently leads to erroneous radial distortion estimates and associated DEM error. This effect is relevant whether a traditional photogrammetric or newer structure-from-motion (SfM) approach is used, but errors are expected to be more pronounced in SfM-based DEMs, for which use of control and check point measurements are typically more limited. Systematic DEM error can be significantly reduced by the additional capture and inclusion of oblique images in the image network; we provide practical flight plan solutions for fixed wing or rotor-based UAVs that, in the absence of control points, can reduce DEM error by up to two orders of magnitude. The magnitude of doming error shows a linear relationship with radial distortion and we show how characterization of this relationship allows an improved distortion estimate and, hence, existing datasets to be optimally reprocessed. Although focussed on UAV surveying, our results are also relevant to ground-based image capture. Copyright \u00a9 2014 John Wiley &amp; Sons, Ltd.", "author" : [ { "dropping-particle" : "", "family" : "James", "given" : "Mike R.", "non-dropping-particle" : "", "parse-names" : false, "suffix" : "" }, { "dropping-particle" : "", "family" : "Robson", "given" : "Stuart", "non-dropping-particle" : "", "parse-names" : false, "suffix" : "" } ], "container-title" : "Earth Surface Processes and Landforms", "id" : "ITEM-1", "issue" : "10", "issued" : { "date-parts" : [ [ "2014" ] ] }, "page" : "1413-1420", "title" : "Mitigating systematic error in topographic models derived from UAV and ground-based image networks", "type" : "article-journal", "volume" : "39" }, "uris" : [ "http://www.mendeley.com/documents/?uuid=c678128b-f5b3-4428-bb9e-1f13094f1491" ] } ], "mendeley" : { "formattedCitation" : "[13]", "plainTextFormattedCitation" : "[13]", "previouslyFormattedCitation" : "(James and Robson 2014)" }, "properties" : { "noteIndex" : 0 }, "schema" : "https://github.com/citation-style-language/schema/raw/master/csl-citation.json" }</w:instrText>
      </w:r>
      <w:r w:rsidR="00F25B7B">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[13]</w:t>
      </w:r>
      <w:r w:rsidR="00F25B7B">
        <w:rPr>
          <w:rFonts w:ascii="Times New Roman" w:hAnsi="Times New Roman" w:cs="Times New Roman"/>
          <w:sz w:val="24"/>
          <w:szCs w:val="24"/>
        </w:rPr>
        <w:fldChar w:fldCharType="end"/>
      </w:r>
      <w:r w:rsidR="00F25B7B">
        <w:rPr>
          <w:rFonts w:ascii="Times New Roman" w:hAnsi="Times New Roman" w:cs="Times New Roman"/>
          <w:sz w:val="24"/>
          <w:szCs w:val="24"/>
        </w:rPr>
        <w:t>.</w:t>
      </w:r>
      <w:r w:rsidR="005A13BF">
        <w:rPr>
          <w:rFonts w:ascii="Times New Roman" w:hAnsi="Times New Roman" w:cs="Times New Roman"/>
          <w:sz w:val="24"/>
          <w:szCs w:val="24"/>
        </w:rPr>
        <w:t xml:space="preserve"> </w:t>
      </w:r>
      <w:r w:rsidR="004E05FC">
        <w:rPr>
          <w:rFonts w:ascii="Times New Roman" w:hAnsi="Times New Roman" w:cs="Times New Roman"/>
          <w:sz w:val="24"/>
          <w:szCs w:val="24"/>
        </w:rPr>
        <w:t xml:space="preserve">A few datasets have been acquired in a lab environment, using a robotic arm </w:t>
      </w:r>
      <w:r w:rsidR="00D813CC">
        <w:rPr>
          <w:rFonts w:ascii="Times New Roman" w:hAnsi="Times New Roman" w:cs="Times New Roman"/>
          <w:sz w:val="24"/>
          <w:szCs w:val="24"/>
        </w:rPr>
        <w:t xml:space="preserve">to accurately move a camera </w:t>
      </w:r>
      <w:r w:rsidR="004E05FC">
        <w:rPr>
          <w:rFonts w:ascii="Times New Roman" w:hAnsi="Times New Roman" w:cs="Times New Roman"/>
          <w:sz w:val="24"/>
          <w:szCs w:val="24"/>
        </w:rPr>
        <w:t xml:space="preserve">and </w:t>
      </w:r>
      <w:r w:rsidR="00D813CC">
        <w:rPr>
          <w:rFonts w:ascii="Times New Roman" w:hAnsi="Times New Roman" w:cs="Times New Roman"/>
          <w:sz w:val="24"/>
          <w:szCs w:val="24"/>
        </w:rPr>
        <w:t xml:space="preserve">a </w:t>
      </w:r>
      <w:r w:rsidR="004E05FC">
        <w:rPr>
          <w:rFonts w:ascii="Times New Roman" w:hAnsi="Times New Roman" w:cs="Times New Roman"/>
          <w:sz w:val="24"/>
          <w:szCs w:val="24"/>
        </w:rPr>
        <w:t xml:space="preserve">light structure camera </w:t>
      </w:r>
      <w:r w:rsidR="00D813CC">
        <w:rPr>
          <w:rFonts w:ascii="Times New Roman" w:hAnsi="Times New Roman" w:cs="Times New Roman"/>
          <w:sz w:val="24"/>
          <w:szCs w:val="24"/>
        </w:rPr>
        <w:t>to collect</w:t>
      </w:r>
      <w:r w:rsidR="004E05FC">
        <w:rPr>
          <w:rFonts w:ascii="Times New Roman" w:hAnsi="Times New Roman" w:cs="Times New Roman"/>
          <w:sz w:val="24"/>
          <w:szCs w:val="24"/>
        </w:rPr>
        <w:t xml:space="preserve"> reference data for a variety of objects of varying textures</w:t>
      </w:r>
      <w:r w:rsidR="00E87DFC">
        <w:rPr>
          <w:rFonts w:ascii="Times New Roman" w:hAnsi="Times New Roman" w:cs="Times New Roman"/>
          <w:sz w:val="24"/>
          <w:szCs w:val="24"/>
        </w:rPr>
        <w:t xml:space="preserve"> </w:t>
      </w:r>
      <w:r w:rsidR="00E87DFC">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"10.1109/CVPR.2006.19", "ISBN" : "0-7695-2597-0", "ISSN" : "10636919", "abstract" : "This paper presents a quantitative comparison of several multi-view stereo reconstruction algorithms. Until now, the lack of suitable calibrated multi-view image datasets with known ground truth (3D shape models) has prevented such direct comparisons. In this paper, we first survey multi-view stereo algorithms and compare them qualitatively using a taxonomy that differentiates their key properties. We then describe our process for acquiring and calibrating multiview image datasets with high-accuracy ground truth and introduce our evaluation methodology. Finally, we present the results of our quantitative comparison of state-of-the-art multi-view stereo reconstruction algorithms on six benchmark datasets. The datasets, evaluation details, and instructions for submitting new models are available online at http://vision.middlebury.edu/mview.", "author" : [ { "dropping-particle" : "", "family" : "Seitz", "given" : "Steven M.", "non-dropping-particle" : "", "parse-names" : false, "suffix" : "" }, { "dropping-particle" : "", "family" : "Curless", "given" : "Brian", "non-dropping-particle" : "", "parse-names" : false, "suffix" : "" }, { "dropping-particle" : "", "family" : "Diebel", "given" : "James", "non-dropping-particle" : "", "parse-names" : false, "suffix" : "" }, { "dropping-particle" : "", "family" : "Scharstein", "given" : "Daniel", "non-dropping-particle" : "", "parse-names" : false, "suffix" : "" }, { "dropping-particle" : "", "family" : "Szeliski", "given" : "Richard", "non-dropping-particle" : "", "parse-names" : false, "suffix" : "" } ], "container-title" : "Proceedings of IEEE Conference on Computer Vision and Pattern Recognition (CVPR)", "id" : "ITEM-1", "issued" : { "date-parts" : [ [ "2006" ] ] }, "page" : "519-528", "title" : "A comparison and evaluation of multi-view stereo reconstruction algorithms", "type" : "article-journal", "volume" : "1" }, "uris" : [ "http://www.mendeley.com/documents/?uuid=07e73bf4-7c83-4e1f-aa30-3b966fedd9c1" ] }, { "id" : "ITEM-2", "itemData" : { "DOI" : "10.1109/CVPR.2014.59", "ISBN" : "9781479951178", "ISSN" : "10636919", "abstract" : "The seminal multiple view stereo benchmark evaluations from Middlebury and by Strecha et al. have played a major role in propelling the development of multi-view stereopsis methodology. Although seminal, these benchmark datasets are limited in scope with few reference scenes. Here, we try to take these works a step further by proposing a new multi-view stereo dataset, which is an order of magnitude larger in number of scenes and with a significant increase in diversity. Specifically, we propose a dataset containing 80 scenes of large variability. Each scene consists of 49 or 64 accurate camera positions and reference structured light scans, all acquired by a 6-axis industrial robot. To apply this dataset we propose an extension of the evaluation protocol from the Middlebury evaluation, reflecting the more complex geometry of some of our scenes. The proposed dataset is used to evaluate the state of the art multiview stereo algorithms of Tola et al., Campbell et al. and Furukawa et al. Hereby we demonstrate the usability of the dataset as well as gain insight into the workings and challenges of multi-view stereopsis. Through these experiments we empirically validate some of the central hypotheses of multi-view stereopsis, as well as determining and reaffirming some of the central challenges.", "author" : [ { "dropping-particle" : "", "family" : "Jensen", "given" : "Rasmus", "non-dropping-particle" : "", "parse-names" : false, "suffix" : "" }, { "dropping-particle" : "", "family" : "Dahl", "given" : "Anders", "non-dropping-particle" : "", "parse-names" : false, "suffix" : "" }, { "dropping-particle" : "", "family" : "Vogiatzis", "given" : "George", "non-dropping-particle" : "", "parse-names" : false, "suffix" : "" }, { "dropping-particle" : "", "family" : "Tola", "given" : "Engil", "non-dropping-particle" : "", "parse-names" : false, "suffix" : "" }, { "dropping-particle" : "", "family" : "Aanaes", "given" : "Henrik", "non-dropping-particle" : "", "parse-names" : false, "suffix" : "" } ], "container-title" : "Proceedings of the IEEE Computer Society Conference on Computer Vision and Pattern Recognition", "id" : "ITEM-2", "issued" : { "date-parts" : [ [ "2014" ] ] }, "page" : "406-413", "title" : "Large scale multi-view stereopsis evaluation", "type" : "article-journal" }, "uris" : [ "http://www.mendeley.com/documents/?uuid=ede4774d-8acd-40ce-97db-a34d0c53f1a9" ] } ], "mendeley" : { "formattedCitation" : "[14], [15]", "plainTextFormattedCitation" : "[14], [15]", "previouslyFormattedCitation" : "(Jensen et al. 2014; Seitz et al. 2006)" }, "properties" : { "noteIndex" : 0 }, "schema" : "https://github.com/citation-style-language/schema/raw/master/csl-citation.json" }</w:instrText>
      </w:r>
      <w:r w:rsidR="00E87DFC">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[14], [15]</w:t>
      </w:r>
      <w:r w:rsidR="00E87DFC">
        <w:rPr>
          <w:rFonts w:ascii="Times New Roman" w:hAnsi="Times New Roman" w:cs="Times New Roman"/>
          <w:sz w:val="24"/>
          <w:szCs w:val="24"/>
        </w:rPr>
        <w:fldChar w:fldCharType="end"/>
      </w:r>
      <w:r w:rsidR="00E87DFC">
        <w:rPr>
          <w:rFonts w:ascii="Times New Roman" w:hAnsi="Times New Roman" w:cs="Times New Roman"/>
          <w:sz w:val="24"/>
          <w:szCs w:val="24"/>
        </w:rPr>
        <w:t>.</w:t>
      </w:r>
      <w:r w:rsidR="002A5482">
        <w:rPr>
          <w:rFonts w:ascii="Times New Roman" w:hAnsi="Times New Roman" w:cs="Times New Roman"/>
          <w:sz w:val="24"/>
          <w:szCs w:val="24"/>
        </w:rPr>
        <w:t xml:space="preserve"> </w:t>
      </w:r>
      <w:r w:rsidR="00E87DFC">
        <w:rPr>
          <w:rFonts w:ascii="Times New Roman" w:hAnsi="Times New Roman" w:cs="Times New Roman"/>
          <w:sz w:val="24"/>
          <w:szCs w:val="24"/>
        </w:rPr>
        <w:t xml:space="preserve">While this </w:t>
      </w:r>
      <w:r w:rsidR="00E9698E">
        <w:rPr>
          <w:rFonts w:ascii="Times New Roman" w:hAnsi="Times New Roman" w:cs="Times New Roman"/>
          <w:sz w:val="24"/>
          <w:szCs w:val="24"/>
        </w:rPr>
        <w:t xml:space="preserve">approach </w:t>
      </w:r>
      <w:r w:rsidR="00E87DFC">
        <w:rPr>
          <w:rFonts w:ascii="Times New Roman" w:hAnsi="Times New Roman" w:cs="Times New Roman"/>
          <w:sz w:val="24"/>
          <w:szCs w:val="24"/>
        </w:rPr>
        <w:t>works well for testing the underlying algorithms</w:t>
      </w:r>
      <w:r w:rsidR="00B433EE">
        <w:rPr>
          <w:rFonts w:ascii="Times New Roman" w:hAnsi="Times New Roman" w:cs="Times New Roman"/>
          <w:sz w:val="24"/>
          <w:szCs w:val="24"/>
        </w:rPr>
        <w:t xml:space="preserve">, </w:t>
      </w:r>
      <w:r w:rsidR="00D813CC">
        <w:rPr>
          <w:rFonts w:ascii="Times New Roman" w:hAnsi="Times New Roman" w:cs="Times New Roman"/>
          <w:sz w:val="24"/>
          <w:szCs w:val="24"/>
        </w:rPr>
        <w:t>especially MVS</w:t>
      </w:r>
      <w:r w:rsidR="00B433EE">
        <w:rPr>
          <w:rFonts w:ascii="Times New Roman" w:hAnsi="Times New Roman" w:cs="Times New Roman"/>
          <w:sz w:val="24"/>
          <w:szCs w:val="24"/>
        </w:rPr>
        <w:t xml:space="preserve">, </w:t>
      </w:r>
      <w:r w:rsidR="00E87DFC">
        <w:rPr>
          <w:rFonts w:ascii="Times New Roman" w:hAnsi="Times New Roman" w:cs="Times New Roman"/>
          <w:sz w:val="24"/>
          <w:szCs w:val="24"/>
        </w:rPr>
        <w:t xml:space="preserve">more </w:t>
      </w:r>
      <w:r w:rsidR="00790ED2">
        <w:rPr>
          <w:rFonts w:ascii="Times New Roman" w:hAnsi="Times New Roman" w:cs="Times New Roman"/>
          <w:sz w:val="24"/>
          <w:szCs w:val="24"/>
        </w:rPr>
        <w:t>application-</w:t>
      </w:r>
      <w:r w:rsidR="00E87DFC">
        <w:rPr>
          <w:rFonts w:ascii="Times New Roman" w:hAnsi="Times New Roman" w:cs="Times New Roman"/>
          <w:sz w:val="24"/>
          <w:szCs w:val="24"/>
        </w:rPr>
        <w:t xml:space="preserve">based experiments performed by the surveying community </w:t>
      </w:r>
      <w:r w:rsidR="00D813CC">
        <w:rPr>
          <w:rFonts w:ascii="Times New Roman" w:hAnsi="Times New Roman" w:cs="Times New Roman"/>
          <w:sz w:val="24"/>
          <w:szCs w:val="24"/>
        </w:rPr>
        <w:t xml:space="preserve">have </w:t>
      </w:r>
      <w:r w:rsidR="00790ED2">
        <w:rPr>
          <w:rFonts w:ascii="Times New Roman" w:hAnsi="Times New Roman" w:cs="Times New Roman"/>
          <w:sz w:val="24"/>
          <w:szCs w:val="24"/>
        </w:rPr>
        <w:t>demonstrated</w:t>
      </w:r>
      <w:r w:rsidR="00E87DFC">
        <w:rPr>
          <w:rFonts w:ascii="Times New Roman" w:hAnsi="Times New Roman" w:cs="Times New Roman"/>
          <w:sz w:val="24"/>
          <w:szCs w:val="24"/>
        </w:rPr>
        <w:t xml:space="preserve"> </w:t>
      </w:r>
      <w:r w:rsidR="00D813CC">
        <w:rPr>
          <w:rFonts w:ascii="Times New Roman" w:hAnsi="Times New Roman" w:cs="Times New Roman"/>
          <w:sz w:val="24"/>
          <w:szCs w:val="24"/>
        </w:rPr>
        <w:t xml:space="preserve">how </w:t>
      </w:r>
      <w:r w:rsidR="00E87DFC">
        <w:rPr>
          <w:rFonts w:ascii="Times New Roman" w:hAnsi="Times New Roman" w:cs="Times New Roman"/>
          <w:sz w:val="24"/>
          <w:szCs w:val="24"/>
        </w:rPr>
        <w:t>error propagates in different environments.</w:t>
      </w:r>
      <w:r w:rsidR="00E87DFC" w:rsidRPr="001A40BB">
        <w:rPr>
          <w:rFonts w:ascii="Times New Roman" w:hAnsi="Times New Roman" w:cs="Times New Roman"/>
          <w:sz w:val="24"/>
          <w:szCs w:val="24"/>
        </w:rPr>
        <w:t xml:space="preserve"> </w:t>
      </w:r>
      <w:r w:rsidR="000426CD">
        <w:rPr>
          <w:rFonts w:ascii="Times New Roman" w:hAnsi="Times New Roman" w:cs="Times New Roman"/>
          <w:sz w:val="24"/>
          <w:szCs w:val="24"/>
        </w:rPr>
        <w:t>Generally, t</w:t>
      </w:r>
      <w:r w:rsidRPr="001A40BB">
        <w:rPr>
          <w:rFonts w:ascii="Times New Roman" w:hAnsi="Times New Roman" w:cs="Times New Roman"/>
          <w:sz w:val="24"/>
          <w:szCs w:val="24"/>
        </w:rPr>
        <w:t xml:space="preserve">he most common and robust method has been to compare the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-MVS derived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to a groun</w:t>
      </w:r>
      <w:r w:rsidR="008B5DE9">
        <w:rPr>
          <w:rFonts w:ascii="Times New Roman" w:hAnsi="Times New Roman" w:cs="Times New Roman"/>
          <w:sz w:val="24"/>
          <w:szCs w:val="24"/>
        </w:rPr>
        <w:t>d</w:t>
      </w:r>
      <w:r w:rsidR="00A762FC">
        <w:rPr>
          <w:rFonts w:ascii="Times New Roman" w:hAnsi="Times New Roman" w:cs="Times New Roman"/>
          <w:sz w:val="24"/>
          <w:szCs w:val="24"/>
        </w:rPr>
        <w:t xml:space="preserve"> </w:t>
      </w:r>
      <w:r w:rsidR="008B5DE9">
        <w:rPr>
          <w:rFonts w:ascii="Times New Roman" w:hAnsi="Times New Roman" w:cs="Times New Roman"/>
          <w:sz w:val="24"/>
          <w:szCs w:val="24"/>
        </w:rPr>
        <w:t xml:space="preserve">truth terrestrial lidar survey </w:t>
      </w:r>
      <w:r w:rsidR="008B5DE9">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"10.1109/IGARSS.2014.6947565", "ISBN" : "978-1-4799-5775-0", "author" : [ { "dropping-particle" : "", "family" : "Espositoa", "given" : "Salvatore", "non-dropping-particle" : "", "parse-names" : false, "suffix" : "" }, { "dropping-particle" : "", "family" : "Fallavollitaa", "given" : "Paolo", "non-dropping-particle" : "", "parse-names" : false, "suffix" : "" }, { "dropping-particle" : "", "family" : "Wahbehb", "given" : "Wissam", "non-dropping-particle" : "", "parse-names" : false, "suffix" : "" }, { "dropping-particle" : "", "family" : "Nardinocchic", "given" : "Carla", "non-dropping-particle" : "", "parse-names" : false, "suffix" : "" }, { "dropping-particle" : "", "family" : "Balsia", "given" : "Marco", "non-dropping-particle" : "", "parse-names" : false, "suffix" : "" } ], "container-title" : "2014 IEEE Geoscience and Remote Sensing Symposium", "id" : "ITEM-1", "issued" : { "date-parts" : [ [ "2014", "7" ] ] }, "page" : "4788-4791", "publisher" : "IEEE", "title" : "Performance evaluation of UAV photogrammetric 3D reconstruction", "type" : "paper-conference" }, "uris" : [ "http://www.mendeley.com/documents/?uuid=deee1fec-1094-42bd-8cc0-1ea9092919be" ] }, { "id" : "ITEM-2", "itemData" : { "DOI" : "10.1016/j.geomorph.2013.03.023", "ISBN" : "0169-555X", "ISSN" : "0169555X", "abstract" : "Small unmanned aircraft systems (sUAS) are a relatively new type of aerial platform for acquiring high-resolution remote sensing measurements of Earth surface processes and landforms. However, despite growing application there has been little quantitative assessment of sUAS performance. Here we present results from a field experiment designed to evaluate the accuracy of a photogrammetrically-derived digital terrain model (DTM) developed from imagery acquired with a low-cost digital camera onboard an sUAS. We also show the utility of the high-resolution (0.1m) sUAS imagery for resolving small-scale biogeomorphic features. The experiment was conducted in an area with active and stabilized aeolian landforms in the southern Canadian Prairies. Images were acquired with a Hawkeye RQ-84Z Areohawk fixed-wing sUAS. A total of 280 images were acquired along 14 flight lines, covering an area of 1.95km2. The survey was completed in 4.5h, including GPS surveying, sUAS setup and flight time. Standard image processing and photogrammetric techniques were used to produce a 1m resolution DTM and a 0.1m resolution orthorectified image mosaic. The latter revealed previously un-mapped bioturbation features. The vertical accuracy of the DTM was evaluated with 99 Real-Time Kinematic GPS points, while 20 of these points were used to quantify horizontal accuracy. The horizontal root mean squared error (RMSE) of the orthoimage was 0.18m, while the vertical RMSE of the DTM was 0.29m, which is equivalent to the RMSE of a bare earth LiDAR DTM for the same site. The combined error from both datasets was used to define a threshold of the minimum elevation difference that could be reliably attributed to erosion or deposition in the seven years separating the sUAS and LiDAR datasets. Overall, our results suggest that sUAS-acquired imagery may provide a low-cost, rapid, and flexible alternative to airborne LiDAR for geomorphological mapping. ?? 2013 Elsevier B.V.", "author" : [ { "dropping-particle" : "", "family" : "Hugenholtz", "given" : "Chris H.", "non-dropping-particle" : "", "parse-names" : false, "suffix" : "" }, { "dropping-particle" : "", "family" : "Whitehead", "given" : "Ken", "non-dropping-particle" : "", "parse-names" : false, "suffix" : "" }, { "dropping-particle" : "", "family" : "Brown", "given" : "Owen W.", "non-dropping-particle" : "", "parse-names" : false, "suffix" : "" }, { "dropping-particle" : "", "family" : "Barchyn", "given" : "Thomas E.", "non-dropping-particle" : "", "parse-names" : false, "suffix" : "" }, { "dropping-particle" : "", "family" : "Moorman", "given" : "Brian J.", "non-dropping-particle" : "", "parse-names" : false, "suffix" : "" }, { "dropping-particle" : "", "family" : "LeClair", "given" : "Adam", "non-dropping-particle" : "", "parse-names" : false, "suffix" : "" }, { "dropping-particle" : "", "family" : "Riddell", "given" : "Kevin", "non-dropping-particle" : "", "parse-names" : false, "suffix" : "" }, { "dropping-particle" : "", "family" : "Hamilton", "given" : "Tayler", "non-dropping-particle" : "", "parse-names" : false, "suffix" : "" } ], "container-title" : "Geomorphology", "id" : "ITEM-2", "issued" : { "date-parts" : [ [ "2013" ] ] }, "page" : "16-24", "publisher" : "Elsevier B.V.", "title" : "Geomorphological mapping with a small unmanned aircraft system (sUAS): Feature detection and accuracy assessment of a photogrammetrically-derived digital terrain model", "type" : "article-journal", "volume" : "194" }, "uris" : [ "http://www.mendeley.com/documents/?uuid=accb38e4-6414-4ae2-8ef7-ba55d128ca57" ] } ], "mendeley" : { "formattedCitation" : "[16], [17]", "plainTextFormattedCitation" : "[16], [17]", "previouslyFormattedCitation" : "(Espositoa et al. 2014; Hugenholtz et al. 2013)"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[16], [17]</w:t>
      </w:r>
      <w:r w:rsidR="008B5DE9">
        <w:rPr>
          <w:rFonts w:ascii="Times New Roman" w:hAnsi="Times New Roman" w:cs="Times New Roman"/>
          <w:sz w:val="24"/>
          <w:szCs w:val="24"/>
        </w:rPr>
        <w:fldChar w:fldCharType="end"/>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p>
    <w:p w14:paraId="5227818A" w14:textId="5C1B658C" w:rsidR="000426CD" w:rsidRPr="001A40BB" w:rsidRDefault="000426CD" w:rsidP="000426CD">
      <w:pPr>
        <w:spacing w:line="240" w:lineRule="auto"/>
        <w:ind w:firstLine="720"/>
        <w:rPr>
          <w:rFonts w:ascii="Times New Roman" w:hAnsi="Times New Roman" w:cs="Times New Roman"/>
          <w:sz w:val="24"/>
          <w:szCs w:val="24"/>
        </w:rPr>
      </w:pPr>
      <w:r>
        <w:rPr>
          <w:rFonts w:ascii="Times New Roman" w:hAnsi="Times New Roman" w:cs="Times New Roman"/>
          <w:sz w:val="24"/>
          <w:szCs w:val="24"/>
        </w:rPr>
        <w:t>Despite the widespread use of field surveys for empirically assessing the accuracy of point clouds generated from UAS imagery using SfM-MVS software, there are a number of limitations of this general approach. The extensive field surveys required to gather the reference data are generally expensive and time consuming, and they can also be logistically-challenging and perhaps even dangerous in remote locations</w:t>
      </w:r>
      <w:r w:rsidR="00790ED2">
        <w:rPr>
          <w:rFonts w:ascii="Times New Roman" w:hAnsi="Times New Roman" w:cs="Times New Roman"/>
          <w:sz w:val="24"/>
          <w:szCs w:val="24"/>
        </w:rPr>
        <w:t xml:space="preserve"> or alongside roadways</w:t>
      </w:r>
      <w:r w:rsidRPr="001A40BB">
        <w:rPr>
          <w:rFonts w:ascii="Times New Roman" w:hAnsi="Times New Roman" w:cs="Times New Roman"/>
          <w:sz w:val="24"/>
          <w:szCs w:val="24"/>
        </w:rPr>
        <w:t>.</w:t>
      </w:r>
      <w:r>
        <w:rPr>
          <w:rFonts w:ascii="Times New Roman" w:hAnsi="Times New Roman" w:cs="Times New Roman"/>
          <w:sz w:val="24"/>
          <w:szCs w:val="24"/>
        </w:rPr>
        <w:t xml:space="preserve"> Additionally, if it is required to test different imagery acquisition parameters (e.g., different cameras, focal lengths, flying heights, exposure settings, etc.), then multiple flights may be needed, </w:t>
      </w:r>
      <w:r w:rsidR="00250315">
        <w:rPr>
          <w:rFonts w:ascii="Times New Roman" w:hAnsi="Times New Roman" w:cs="Times New Roman"/>
          <w:sz w:val="24"/>
          <w:szCs w:val="24"/>
        </w:rPr>
        <w:t>increasing</w:t>
      </w:r>
      <w:r>
        <w:rPr>
          <w:rFonts w:ascii="Times New Roman" w:hAnsi="Times New Roman" w:cs="Times New Roman"/>
          <w:sz w:val="24"/>
          <w:szCs w:val="24"/>
        </w:rPr>
        <w:t xml:space="preserve"> the potential for confounded variables (e.g., changing weather conditions, moving objects in the scene) to creep into the experiment. </w:t>
      </w:r>
    </w:p>
    <w:p w14:paraId="3C078ABF" w14:textId="5EB38E6E" w:rsidR="00E9698E" w:rsidRDefault="00C62AD5" w:rsidP="00E63ECA">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use of independent control points </w:t>
      </w:r>
      <w:r w:rsidR="00D813CC">
        <w:rPr>
          <w:rFonts w:ascii="Times New Roman" w:hAnsi="Times New Roman" w:cs="Times New Roman"/>
          <w:sz w:val="24"/>
          <w:szCs w:val="24"/>
        </w:rPr>
        <w:t xml:space="preserve">may also </w:t>
      </w:r>
      <w:r w:rsidR="00E9698E">
        <w:rPr>
          <w:rFonts w:ascii="Times New Roman" w:hAnsi="Times New Roman" w:cs="Times New Roman"/>
          <w:sz w:val="24"/>
          <w:szCs w:val="24"/>
        </w:rPr>
        <w:t>lead to an overly</w:t>
      </w:r>
      <w:r w:rsidR="00F34DA4">
        <w:rPr>
          <w:rFonts w:ascii="Times New Roman" w:hAnsi="Times New Roman" w:cs="Times New Roman"/>
          <w:sz w:val="24"/>
          <w:szCs w:val="24"/>
        </w:rPr>
        <w:t>-</w:t>
      </w:r>
      <w:r w:rsidR="00E9698E">
        <w:rPr>
          <w:rFonts w:ascii="Times New Roman" w:hAnsi="Times New Roman" w:cs="Times New Roman"/>
          <w:sz w:val="24"/>
          <w:szCs w:val="24"/>
        </w:rPr>
        <w:t>optimistic accuracy assessment</w:t>
      </w:r>
      <w:r w:rsidRPr="001A40BB">
        <w:rPr>
          <w:rFonts w:ascii="Times New Roman" w:hAnsi="Times New Roman" w:cs="Times New Roman"/>
          <w:sz w:val="24"/>
          <w:szCs w:val="24"/>
        </w:rPr>
        <w:t xml:space="preserve"> when the points used are easily </w:t>
      </w:r>
      <w:r w:rsidR="00E9698E" w:rsidRPr="001A40BB">
        <w:rPr>
          <w:rFonts w:ascii="Times New Roman" w:hAnsi="Times New Roman" w:cs="Times New Roman"/>
          <w:sz w:val="24"/>
          <w:szCs w:val="24"/>
        </w:rPr>
        <w:t>photo</w:t>
      </w:r>
      <w:r w:rsidR="00E9698E">
        <w:rPr>
          <w:rFonts w:ascii="Times New Roman" w:hAnsi="Times New Roman" w:cs="Times New Roman"/>
          <w:sz w:val="24"/>
          <w:szCs w:val="24"/>
        </w:rPr>
        <w:t>-</w:t>
      </w:r>
      <w:r w:rsidRPr="001A40BB">
        <w:rPr>
          <w:rFonts w:ascii="Times New Roman" w:hAnsi="Times New Roman" w:cs="Times New Roman"/>
          <w:sz w:val="24"/>
          <w:szCs w:val="24"/>
        </w:rPr>
        <w:t>identifiable targets (e</w:t>
      </w:r>
      <w:r w:rsidR="00E9698E">
        <w:rPr>
          <w:rFonts w:ascii="Times New Roman" w:hAnsi="Times New Roman" w:cs="Times New Roman"/>
          <w:sz w:val="24"/>
          <w:szCs w:val="24"/>
        </w:rPr>
        <w:t>.</w:t>
      </w:r>
      <w:r w:rsidRPr="001A40BB">
        <w:rPr>
          <w:rFonts w:ascii="Times New Roman" w:hAnsi="Times New Roman" w:cs="Times New Roman"/>
          <w:sz w:val="24"/>
          <w:szCs w:val="24"/>
        </w:rPr>
        <w:t>g.</w:t>
      </w:r>
      <w:r w:rsidR="00E9698E">
        <w:rPr>
          <w:rFonts w:ascii="Times New Roman" w:hAnsi="Times New Roman" w:cs="Times New Roman"/>
          <w:sz w:val="24"/>
          <w:szCs w:val="24"/>
        </w:rPr>
        <w:t>,</w:t>
      </w:r>
      <w:r w:rsidRPr="001A40BB">
        <w:rPr>
          <w:rFonts w:ascii="Times New Roman" w:hAnsi="Times New Roman" w:cs="Times New Roman"/>
          <w:sz w:val="24"/>
          <w:szCs w:val="24"/>
        </w:rPr>
        <w:t xml:space="preserve"> checkerbo</w:t>
      </w:r>
      <w:r w:rsidR="00D813CC">
        <w:rPr>
          <w:rFonts w:ascii="Times New Roman" w:hAnsi="Times New Roman" w:cs="Times New Roman"/>
          <w:sz w:val="24"/>
          <w:szCs w:val="24"/>
        </w:rPr>
        <w:t>ards</w:t>
      </w:r>
      <w:r w:rsidR="00E9698E">
        <w:rPr>
          <w:rFonts w:ascii="Times New Roman" w:hAnsi="Times New Roman" w:cs="Times New Roman"/>
          <w:sz w:val="24"/>
          <w:szCs w:val="24"/>
        </w:rPr>
        <w:t xml:space="preserve">, or </w:t>
      </w:r>
      <w:r w:rsidR="00C832D8">
        <w:rPr>
          <w:rFonts w:ascii="Times New Roman" w:hAnsi="Times New Roman" w:cs="Times New Roman"/>
          <w:sz w:val="24"/>
          <w:szCs w:val="24"/>
        </w:rPr>
        <w:t xml:space="preserve">conventional </w:t>
      </w:r>
      <w:r w:rsidR="00F34DA4">
        <w:rPr>
          <w:rFonts w:ascii="Times New Roman" w:hAnsi="Times New Roman" w:cs="Times New Roman"/>
          <w:sz w:val="24"/>
          <w:szCs w:val="24"/>
        </w:rPr>
        <w:t>“iron cross” patterns</w:t>
      </w:r>
      <w:r w:rsidR="00D813CC">
        <w:rPr>
          <w:rFonts w:ascii="Times New Roman" w:hAnsi="Times New Roman" w:cs="Times New Roman"/>
          <w:sz w:val="24"/>
          <w:szCs w:val="24"/>
        </w:rPr>
        <w:t>).</w:t>
      </w:r>
      <w:r w:rsidR="002A5482">
        <w:rPr>
          <w:rFonts w:ascii="Times New Roman" w:hAnsi="Times New Roman" w:cs="Times New Roman"/>
          <w:sz w:val="24"/>
          <w:szCs w:val="24"/>
        </w:rPr>
        <w:t xml:space="preserve"> </w:t>
      </w:r>
      <w:r w:rsidR="00D813CC">
        <w:rPr>
          <w:rFonts w:ascii="Times New Roman" w:hAnsi="Times New Roman" w:cs="Times New Roman"/>
          <w:sz w:val="24"/>
          <w:szCs w:val="24"/>
        </w:rPr>
        <w:t xml:space="preserve">These targets are </w:t>
      </w:r>
      <w:r w:rsidR="00E9698E">
        <w:rPr>
          <w:rFonts w:ascii="Times New Roman" w:hAnsi="Times New Roman" w:cs="Times New Roman"/>
          <w:sz w:val="24"/>
          <w:szCs w:val="24"/>
        </w:rPr>
        <w:t xml:space="preserve">generally </w:t>
      </w:r>
      <w:ins w:id="5" w:author="Richie" w:date="2017-03-04T00:41:00Z">
        <w:r w:rsidR="005306C2">
          <w:rPr>
            <w:rFonts w:ascii="Times New Roman" w:hAnsi="Times New Roman" w:cs="Times New Roman"/>
            <w:sz w:val="24"/>
            <w:szCs w:val="24"/>
          </w:rPr>
          <w:t xml:space="preserve">detected as </w:t>
        </w:r>
      </w:ins>
      <w:r w:rsidR="00D813CC">
        <w:rPr>
          <w:rFonts w:ascii="Times New Roman" w:hAnsi="Times New Roman" w:cs="Times New Roman"/>
          <w:sz w:val="24"/>
          <w:szCs w:val="24"/>
        </w:rPr>
        <w:t>very accurate keypoints</w:t>
      </w:r>
      <w:ins w:id="6" w:author="Richie" w:date="2017-03-04T00:41:00Z">
        <w:r w:rsidR="005306C2">
          <w:rPr>
            <w:rFonts w:ascii="Times New Roman" w:hAnsi="Times New Roman" w:cs="Times New Roman"/>
            <w:sz w:val="24"/>
            <w:szCs w:val="24"/>
          </w:rPr>
          <w:t xml:space="preserve"> in the SfM processing</w:t>
        </w:r>
      </w:ins>
      <w:r w:rsidR="00E9698E">
        <w:rPr>
          <w:rFonts w:ascii="Times New Roman" w:hAnsi="Times New Roman" w:cs="Times New Roman"/>
          <w:sz w:val="24"/>
          <w:szCs w:val="24"/>
        </w:rPr>
        <w:t>,</w:t>
      </w:r>
      <w:r w:rsidR="00D813CC">
        <w:rPr>
          <w:rFonts w:ascii="Times New Roman" w:hAnsi="Times New Roman" w:cs="Times New Roman"/>
          <w:sz w:val="24"/>
          <w:szCs w:val="24"/>
        </w:rPr>
        <w:t xml:space="preserve"> and using them as i</w:t>
      </w:r>
      <w:r w:rsidRPr="001A40BB">
        <w:rPr>
          <w:rFonts w:ascii="Times New Roman" w:hAnsi="Times New Roman" w:cs="Times New Roman"/>
          <w:sz w:val="24"/>
          <w:szCs w:val="24"/>
        </w:rPr>
        <w:t xml:space="preserve">ndependent control points will </w:t>
      </w:r>
      <w:r w:rsidR="00F34DA4">
        <w:rPr>
          <w:rFonts w:ascii="Times New Roman" w:hAnsi="Times New Roman" w:cs="Times New Roman"/>
          <w:sz w:val="24"/>
          <w:szCs w:val="24"/>
        </w:rPr>
        <w:t xml:space="preserve">tend to </w:t>
      </w:r>
      <w:r w:rsidR="00E9698E">
        <w:rPr>
          <w:rFonts w:ascii="Times New Roman" w:hAnsi="Times New Roman" w:cs="Times New Roman"/>
          <w:sz w:val="24"/>
          <w:szCs w:val="24"/>
        </w:rPr>
        <w:t>indicate</w:t>
      </w:r>
      <w:r w:rsidR="00E9698E" w:rsidRPr="001A40BB">
        <w:rPr>
          <w:rFonts w:ascii="Times New Roman" w:hAnsi="Times New Roman" w:cs="Times New Roman"/>
          <w:sz w:val="24"/>
          <w:szCs w:val="24"/>
        </w:rPr>
        <w:t xml:space="preserve"> </w:t>
      </w:r>
      <w:r w:rsidRPr="001A40BB">
        <w:rPr>
          <w:rFonts w:ascii="Times New Roman" w:hAnsi="Times New Roman" w:cs="Times New Roman"/>
          <w:sz w:val="24"/>
          <w:szCs w:val="24"/>
        </w:rPr>
        <w:t>a much better accu</w:t>
      </w:r>
      <w:r w:rsidR="00D813CC">
        <w:rPr>
          <w:rFonts w:ascii="Times New Roman" w:hAnsi="Times New Roman" w:cs="Times New Roman"/>
          <w:sz w:val="24"/>
          <w:szCs w:val="24"/>
        </w:rPr>
        <w:t xml:space="preserve">racy than </w:t>
      </w:r>
      <w:r w:rsidR="00E9698E">
        <w:rPr>
          <w:rFonts w:ascii="Times New Roman" w:hAnsi="Times New Roman" w:cs="Times New Roman"/>
          <w:sz w:val="24"/>
          <w:szCs w:val="24"/>
        </w:rPr>
        <w:t xml:space="preserve">if naturally-occurring points in the scene </w:t>
      </w:r>
      <w:r w:rsidR="00F34DA4">
        <w:rPr>
          <w:rFonts w:ascii="Times New Roman" w:hAnsi="Times New Roman" w:cs="Times New Roman"/>
          <w:sz w:val="24"/>
          <w:szCs w:val="24"/>
        </w:rPr>
        <w:t>were used instead</w:t>
      </w:r>
      <w:r w:rsidR="00D813CC">
        <w:rPr>
          <w:rFonts w:ascii="Times New Roman" w:hAnsi="Times New Roman" w:cs="Times New Roman"/>
          <w:sz w:val="24"/>
          <w:szCs w:val="24"/>
        </w:rPr>
        <w:t>.</w:t>
      </w:r>
      <w:r w:rsidRPr="001A40BB">
        <w:rPr>
          <w:rFonts w:ascii="Times New Roman" w:hAnsi="Times New Roman" w:cs="Times New Roman"/>
          <w:sz w:val="24"/>
          <w:szCs w:val="24"/>
        </w:rPr>
        <w:t xml:space="preserve"> </w:t>
      </w:r>
      <w:r w:rsidR="00C832D8">
        <w:rPr>
          <w:rFonts w:ascii="Times New Roman" w:hAnsi="Times New Roman" w:cs="Times New Roman"/>
          <w:sz w:val="24"/>
          <w:szCs w:val="24"/>
        </w:rPr>
        <w:t>In this case</w:t>
      </w:r>
      <w:r w:rsidR="00560F97" w:rsidRPr="001A40BB">
        <w:rPr>
          <w:rFonts w:ascii="Times New Roman" w:hAnsi="Times New Roman" w:cs="Times New Roman"/>
          <w:sz w:val="24"/>
          <w:szCs w:val="24"/>
        </w:rPr>
        <w:t>,</w:t>
      </w:r>
      <w:r w:rsidRPr="001A40BB">
        <w:rPr>
          <w:rFonts w:ascii="Times New Roman" w:hAnsi="Times New Roman" w:cs="Times New Roman"/>
          <w:sz w:val="24"/>
          <w:szCs w:val="24"/>
        </w:rPr>
        <w:t xml:space="preserve"> </w:t>
      </w:r>
      <w:r w:rsidR="00D813CC">
        <w:rPr>
          <w:rFonts w:ascii="Times New Roman" w:hAnsi="Times New Roman" w:cs="Times New Roman"/>
          <w:sz w:val="24"/>
          <w:szCs w:val="24"/>
        </w:rPr>
        <w:t xml:space="preserve">the error reported from independent GCPs </w:t>
      </w:r>
      <w:r w:rsidR="00C832D8">
        <w:rPr>
          <w:rFonts w:ascii="Times New Roman" w:hAnsi="Times New Roman" w:cs="Times New Roman"/>
          <w:sz w:val="24"/>
          <w:szCs w:val="24"/>
        </w:rPr>
        <w:t>may not be indicative</w:t>
      </w:r>
      <w:r w:rsidRPr="001A40BB">
        <w:rPr>
          <w:rFonts w:ascii="Times New Roman" w:hAnsi="Times New Roman" w:cs="Times New Roman"/>
          <w:sz w:val="24"/>
          <w:szCs w:val="24"/>
        </w:rPr>
        <w:t xml:space="preserve"> of the accuracy of the entire scene.</w:t>
      </w:r>
      <w:r w:rsidR="002A5482">
        <w:rPr>
          <w:rFonts w:ascii="Times New Roman" w:hAnsi="Times New Roman" w:cs="Times New Roman"/>
          <w:sz w:val="24"/>
          <w:szCs w:val="24"/>
        </w:rPr>
        <w:t xml:space="preserve"> </w:t>
      </w:r>
      <w:r w:rsidR="00D813CC">
        <w:rPr>
          <w:rFonts w:ascii="Times New Roman" w:hAnsi="Times New Roman" w:cs="Times New Roman"/>
          <w:sz w:val="24"/>
          <w:szCs w:val="24"/>
        </w:rPr>
        <w:t>The quality and uniqueness of detected keypoints in an image and on an object is called “texture.”</w:t>
      </w:r>
      <w:r w:rsidR="002A5482">
        <w:rPr>
          <w:rFonts w:ascii="Times New Roman" w:hAnsi="Times New Roman" w:cs="Times New Roman"/>
          <w:sz w:val="24"/>
          <w:szCs w:val="24"/>
        </w:rPr>
        <w:t xml:space="preserve"> </w:t>
      </w:r>
      <w:r w:rsidR="00D813CC">
        <w:rPr>
          <w:rFonts w:ascii="Times New Roman" w:hAnsi="Times New Roman" w:cs="Times New Roman"/>
          <w:sz w:val="24"/>
          <w:szCs w:val="24"/>
        </w:rPr>
        <w:t xml:space="preserve">The </w:t>
      </w:r>
      <w:r w:rsidR="00E63ECA">
        <w:rPr>
          <w:rFonts w:ascii="Times New Roman" w:hAnsi="Times New Roman" w:cs="Times New Roman"/>
          <w:sz w:val="24"/>
          <w:szCs w:val="24"/>
        </w:rPr>
        <w:t xml:space="preserve">lack of </w:t>
      </w:r>
      <w:r w:rsidR="00D813CC">
        <w:rPr>
          <w:rFonts w:ascii="Times New Roman" w:hAnsi="Times New Roman" w:cs="Times New Roman"/>
          <w:sz w:val="24"/>
          <w:szCs w:val="24"/>
        </w:rPr>
        <w:t xml:space="preserve">texture of a scene has been shown to have </w:t>
      </w:r>
      <w:r w:rsidR="00E63ECA">
        <w:rPr>
          <w:rFonts w:ascii="Times New Roman" w:hAnsi="Times New Roman" w:cs="Times New Roman"/>
          <w:sz w:val="24"/>
          <w:szCs w:val="24"/>
        </w:rPr>
        <w:t>one of the</w:t>
      </w:r>
      <w:r w:rsidR="00D813CC">
        <w:rPr>
          <w:rFonts w:ascii="Times New Roman" w:hAnsi="Times New Roman" w:cs="Times New Roman"/>
          <w:sz w:val="24"/>
          <w:szCs w:val="24"/>
        </w:rPr>
        <w:t xml:space="preserve"> large</w:t>
      </w:r>
      <w:r w:rsidR="00E63ECA">
        <w:rPr>
          <w:rFonts w:ascii="Times New Roman" w:hAnsi="Times New Roman" w:cs="Times New Roman"/>
          <w:sz w:val="24"/>
          <w:szCs w:val="24"/>
        </w:rPr>
        <w:t>st</w:t>
      </w:r>
      <w:r w:rsidR="00D813CC">
        <w:rPr>
          <w:rFonts w:ascii="Times New Roman" w:hAnsi="Times New Roman" w:cs="Times New Roman"/>
          <w:sz w:val="24"/>
          <w:szCs w:val="24"/>
        </w:rPr>
        <w:t xml:space="preserve"> impact on the accuracy of SfM-MVS </w:t>
      </w:r>
      <w:r w:rsidR="00D928B4">
        <w:rPr>
          <w:rFonts w:ascii="Times New Roman" w:hAnsi="Times New Roman" w:cs="Times New Roman"/>
          <w:sz w:val="24"/>
          <w:szCs w:val="24"/>
        </w:rPr>
        <w:t>point cloud</w:t>
      </w:r>
      <w:r w:rsidR="00D813CC">
        <w:rPr>
          <w:rFonts w:ascii="Times New Roman" w:hAnsi="Times New Roman" w:cs="Times New Roman"/>
          <w:sz w:val="24"/>
          <w:szCs w:val="24"/>
        </w:rPr>
        <w:t xml:space="preserve"> </w:t>
      </w:r>
      <w:r w:rsidR="00D813CC">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"ITEM-1",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"id" : "ITEM-2", "itemData" : { "DOI" : "10.1002/esp.3648", "ISBN" : "0197-9337", "ISSN" : "10969837", "PMID" : "16792102", "abstract" : "We test the acquisition of high-resolution topographic and terrain data using hand-held smartphone technology, where the acquired images can be processed using technology freely available to the research community. This is achieved by evaluating the quality of digital terrain models (DTM) of a river bank and an Alpine alluvial fan generated with a fully automated, free-to-use, structure-from-motion package and a smartphone integrated camera (5 megapixels) with terrestrial laser scanning (TLS) data used to provide a benchmark. To evaluate this approach a 16.2-megapixel digital camera and an established, commercial, close-range and semi-automated software are also employed, and the product of the four combinations of the two types of cameras and software are compared. Results for the river bank survey demonstrate that centimetre-precision DTMs can be achieved at close range (10 m or less), using a smartphone camera and a fully automated package. Results improve to sub-centimetre precision with either higher-resolution images or by applying specific post-processing techniques to the smartphone DTMs. Application to an entire Alpine alluvial fan system shows the degradation of precision scales linearly with image scale, but that (i) the expected level of precision remains and (ii) difficulties in separating vegetation and sediment cover within the results are similar to those typically found when using other photo-based techniques and laser scanning systems. Copyright \u00a9 2014 John Wiley &amp; Sons, Ltd.", "author" : [ { "dropping-particle" : "", "family" : "Micheletti", "given" : "Natan", "non-dropping-particle" : "", "parse-names" : false, "suffix" : "" }, { "dropping-particle" : "", "family" : "Chandler", "given" : "Jim H.", "non-dropping-particle" : "", "parse-names" : false, "suffix" : "" }, { "dropping-particle" : "", "family" : "Lane", "given" : "Stuart N.", "non-dropping-particle" : "", "parse-names" : false, "suffix" : "" } ], "container-title" : "Earth Surface Processes and Landforms", "id" : "ITEM-2", "issue" : "4", "issued" : { "date-parts" : [ [ "2015" ] ] }, "page" : "473-486", "title" : "Investigating the geomorphological potential of freely available and accessible structure-from-motion photogrammetry using a smartphone", "type" : "article-journal", "volume" : "40" }, "uris" : [ "http://www.mendeley.com/documents/?uuid=b446b4b0-0a25-4f03-8a32-2e2d18ecdb1d" ] }, { "id" : "ITEM-3", "itemData" : { "DOI" : "10.1109/CVPR.2014.59", "ISBN" : "9781479951178", "ISSN" : "10636919", "abstract" : "The seminal multiple view stereo benchmark evaluations from Middlebury and by Strecha et al. have played a major role in propelling the development of multi-view stereopsis methodology. Although seminal, these benchmark datasets are limited in scope with few reference scenes. Here, we try to take these works a step further by proposing a new multi-view stereo dataset, which is an order of magnitude larger in number of scenes and with a significant increase in diversity. Specifically, we propose a dataset containing 80 scenes of large variability. Each scene consists of 49 or 64 accurate camera positions and reference structured light scans, all acquired by a 6-axis industrial robot. To apply this dataset we propose an extension of the evaluation protocol from the Middlebury evaluation, reflecting the more complex geometry of some of our scenes. The proposed dataset is used to evaluate the state of the art multiview stereo algorithms of Tola et al., Campbell et al. and Furukawa et al. Hereby we demonstrate the usability of the dataset as well as gain insight into the workings and challenges of multi-view stereopsis. Through these experiments we empirically validate some of the central hypotheses of multi-view stereopsis, as well as determining and reaffirming some of the central challenges.", "author" : [ { "dropping-particle" : "", "family" : "Jensen", "given" : "Rasmus", "non-dropping-particle" : "", "parse-names" : false, "suffix" : "" }, { "dropping-particle" : "", "family" : "Dahl", "given" : "Anders", "non-dropping-particle" : "", "parse-names" : false, "suffix" : "" }, { "dropping-particle" : "", "family" : "Vogiatzis", "given" : "George", "non-dropping-particle" : "", "parse-names" : false, "suffix" : "" }, { "dropping-particle" : "", "family" : "Tola", "given" : "Engil", "non-dropping-particle" : "", "parse-names" : false, "suffix" : "" }, { "dropping-particle" : "", "family" : "Aanaes", "given" : "Henrik", "non-dropping-particle" : "", "parse-names" : false, "suffix" : "" } ], "container-title" : "Proceedings of the IEEE Computer Society Conference on Computer Vision and Pattern Recognition", "id" : "ITEM-3", "issued" : { "date-parts" : [ [ "2014" ] ] }, "page" : "406-413", "title" : "Large scale multi-view stereopsis evaluation", "type" : "article-journal" }, "uris" : [ "http://www.mendeley.com/documents/?uuid=ede4774d-8acd-40ce-97db-a34d0c53f1a9" ] }, { "id" : "ITEM-4", "itemData" : { "DOI" : "10.3390/rs4061573", "ISBN" : "2072-4292", "ISSN" : "20724292", "PMID" : "16792103", "abstract" : "Sensor miniaturisation, improved battery technology and the availability of low-cost yet advanced Unmanned Aerial Vehicles (UAV) have provided new opportunities for environmental remote sensing. The UAV provides a platform for close-range aerial photography. Detailed imagery captured from micro-UAV can produce dense point clouds using multi-view stereopsis (MVS) techniques combining photogrammetry and computer vision. This study applies MVS techniques to imagery acquired from a multi-rotor micro-UAV of a natural coastal site in southeastern Tasmania, Australia. A very dense point cloud ( &lt; 1\u20133 cm point spacing) is produced in an arbitrary coordinate system using full resolution imagery, whereas other studies usually downsample the original imagery. The point cloud is sparse in areas of complex vegetation and where surfaces have a homogeneous texture. Ground control points collected with Differential Global Positioning System (DGPS) are identified and used for georeferencing via a Helmert transformation. This study compared georeferenced point clouds to a Total Station survey in order to assess and quantify their geometric accuracy. The results indicate that a georeferenced point cloud accurate to 25\u201340 mm can be obtained from imagery acquired from \u001850 m. UAV-based image capture provides the spatial and temporal resolution required to map and monitor natural landscapes. This paper assesses the accuracy of the generated point clouds based on field survey points. Based on our key findings we conclude that sub-decimetre terrain change (in this case coastal erosion) can be monitored.", "author" : [ { "dropping-particle" : "", "family" : "Harwin", "given" : "Steve", "non-dropping-particle" : "", "parse-names" : false, "suffix" : "" }, { "dropping-particle" : "", "family" : "Lucieer", "given" : "Arko", "non-dropping-particle" : "", "parse-names" : false, "suffix" : "" } ], "container-title" : "Remote Sensing", "id" : "ITEM-4", "issue" : "6", "issued" : { "date-parts" : [ [ "2012" ] ] }, "page" : "1573-1599", "title" : "Assessing the accuracy of georeferenced point clouds produced via multi-view stereopsis from Unmanned Aerial Vehicle (UAV) imagery", "type" : "article-journal", "volume" : "4" }, "uris" : [ "http://www.mendeley.com/documents/?uuid=9bdb330a-c14f-43d2-b54b-8196554b2aa0" ] } ], "mendeley" : { "formattedCitation" : "[9], [10], [12], [15]", "plainTextFormattedCitation" : "[9], [10], [12], [15]", "previouslyFormattedCitation" : "(Harwin and Lucieer 2012; Jensen et al. 2014; Micheletti et al. 2015; Naumann et al. 2013)" }, "properties" : { "noteIndex" : 0 }, "schema" : "https://github.com/citation-style-language/schema/raw/master/csl-citation.json" }</w:instrText>
      </w:r>
      <w:r w:rsidR="00D813CC">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[9], [10], [12], [15]</w:t>
      </w:r>
      <w:r w:rsidR="00D813CC">
        <w:rPr>
          <w:rFonts w:ascii="Times New Roman" w:hAnsi="Times New Roman" w:cs="Times New Roman"/>
          <w:sz w:val="24"/>
          <w:szCs w:val="24"/>
        </w:rPr>
        <w:fldChar w:fldCharType="end"/>
      </w:r>
      <w:r w:rsidR="00D813CC">
        <w:rPr>
          <w:rFonts w:ascii="Times New Roman" w:hAnsi="Times New Roman" w:cs="Times New Roman"/>
          <w:sz w:val="24"/>
          <w:szCs w:val="24"/>
        </w:rPr>
        <w:t>.</w:t>
      </w:r>
      <w:r w:rsidR="002A5482">
        <w:rPr>
          <w:rFonts w:ascii="Times New Roman" w:hAnsi="Times New Roman" w:cs="Times New Roman"/>
          <w:sz w:val="24"/>
          <w:szCs w:val="24"/>
        </w:rPr>
        <w:t xml:space="preserve"> </w:t>
      </w:r>
    </w:p>
    <w:p w14:paraId="427909E7" w14:textId="0EF3EA87" w:rsidR="00C62AD5" w:rsidRPr="001A40BB" w:rsidRDefault="00647ED9" w:rsidP="00E63ECA">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We propose a</w:t>
      </w:r>
      <w:r>
        <w:rPr>
          <w:rFonts w:ascii="Times New Roman" w:hAnsi="Times New Roman" w:cs="Times New Roman"/>
          <w:sz w:val="24"/>
          <w:szCs w:val="24"/>
        </w:rPr>
        <w:t>n open source</w:t>
      </w:r>
      <w:r w:rsidRPr="001A40BB">
        <w:rPr>
          <w:rFonts w:ascii="Times New Roman" w:hAnsi="Times New Roman" w:cs="Times New Roman"/>
          <w:sz w:val="24"/>
          <w:szCs w:val="24"/>
        </w:rPr>
        <w:t xml:space="preserve"> computer graphics based workflow </w:t>
      </w:r>
      <w:r w:rsidR="00CA79F6">
        <w:rPr>
          <w:rFonts w:ascii="Times New Roman" w:hAnsi="Times New Roman" w:cs="Times New Roman"/>
          <w:sz w:val="24"/>
          <w:szCs w:val="24"/>
        </w:rPr>
        <w:t xml:space="preserve">to </w:t>
      </w:r>
      <w:r>
        <w:rPr>
          <w:rFonts w:ascii="Times New Roman" w:hAnsi="Times New Roman" w:cs="Times New Roman"/>
          <w:sz w:val="24"/>
          <w:szCs w:val="24"/>
        </w:rPr>
        <w:t xml:space="preserve">alleviate the aforementioned issues with assessing the accuracy of point clouds generated from UAS imagery using SfM-MVS software. The basic idea of the approach is to </w:t>
      </w:r>
      <w:r w:rsidRPr="001A40BB">
        <w:rPr>
          <w:rFonts w:ascii="Times New Roman" w:hAnsi="Times New Roman" w:cs="Times New Roman"/>
          <w:sz w:val="24"/>
          <w:szCs w:val="24"/>
        </w:rPr>
        <w:t>simulate various scenes and maintain full control over the ground-truth and the camera parameters.</w:t>
      </w:r>
      <w:r>
        <w:rPr>
          <w:rFonts w:ascii="Times New Roman" w:hAnsi="Times New Roman" w:cs="Times New Roman"/>
          <w:sz w:val="24"/>
          <w:szCs w:val="24"/>
        </w:rPr>
        <w:t xml:space="preserve"> T</w:t>
      </w:r>
      <w:r w:rsidRPr="001A40BB">
        <w:rPr>
          <w:rFonts w:ascii="Times New Roman" w:hAnsi="Times New Roman" w:cs="Times New Roman"/>
          <w:sz w:val="24"/>
          <w:szCs w:val="24"/>
        </w:rPr>
        <w:t xml:space="preserve">his workflow will allow </w:t>
      </w:r>
      <w:r>
        <w:rPr>
          <w:rFonts w:ascii="Times New Roman" w:hAnsi="Times New Roman" w:cs="Times New Roman"/>
          <w:sz w:val="24"/>
          <w:szCs w:val="24"/>
        </w:rPr>
        <w:t>researchers</w:t>
      </w:r>
      <w:r w:rsidRPr="001A40BB">
        <w:rPr>
          <w:rFonts w:ascii="Times New Roman" w:hAnsi="Times New Roman" w:cs="Times New Roman"/>
          <w:sz w:val="24"/>
          <w:szCs w:val="24"/>
        </w:rPr>
        <w:t xml:space="preserve"> to perform more robust experiments to assess the feasibility and accuracy of </w:t>
      </w:r>
      <w:r>
        <w:rPr>
          <w:rFonts w:ascii="Times New Roman" w:hAnsi="Times New Roman" w:cs="Times New Roman"/>
          <w:sz w:val="24"/>
          <w:szCs w:val="24"/>
        </w:rPr>
        <w:t>SfM</w:t>
      </w:r>
      <w:r w:rsidRPr="001A40BB">
        <w:rPr>
          <w:rFonts w:ascii="Times New Roman" w:hAnsi="Times New Roman" w:cs="Times New Roman"/>
          <w:sz w:val="24"/>
          <w:szCs w:val="24"/>
        </w:rPr>
        <w:t>-MVS in various applications.</w:t>
      </w:r>
      <w:r>
        <w:rPr>
          <w:rFonts w:ascii="Times New Roman" w:hAnsi="Times New Roman" w:cs="Times New Roman"/>
          <w:sz w:val="24"/>
          <w:szCs w:val="24"/>
        </w:rPr>
        <w:t xml:space="preserve"> </w:t>
      </w:r>
      <w:r w:rsidR="004C2F03">
        <w:rPr>
          <w:rFonts w:ascii="Times New Roman" w:hAnsi="Times New Roman" w:cs="Times New Roman"/>
          <w:sz w:val="24"/>
          <w:szCs w:val="24"/>
        </w:rPr>
        <w:t xml:space="preserve">Ground control points, check points and other features are placed virtually in the scene with coordinate accuracies limited only by </w:t>
      </w:r>
      <w:r>
        <w:rPr>
          <w:rFonts w:ascii="Times New Roman" w:hAnsi="Times New Roman" w:cs="Times New Roman"/>
          <w:sz w:val="24"/>
          <w:szCs w:val="24"/>
        </w:rPr>
        <w:t xml:space="preserve">the </w:t>
      </w:r>
      <w:r w:rsidR="004C2F03">
        <w:rPr>
          <w:rFonts w:ascii="Times New Roman" w:hAnsi="Times New Roman" w:cs="Times New Roman"/>
          <w:sz w:val="24"/>
          <w:szCs w:val="24"/>
        </w:rPr>
        <w:t>numerical precision</w:t>
      </w:r>
      <w:r>
        <w:rPr>
          <w:rFonts w:ascii="Times New Roman" w:hAnsi="Times New Roman" w:cs="Times New Roman"/>
          <w:sz w:val="24"/>
          <w:szCs w:val="24"/>
        </w:rPr>
        <w:t xml:space="preserve"> </w:t>
      </w:r>
      <w:r>
        <w:rPr>
          <w:rFonts w:ascii="Times New Roman" w:hAnsi="Times New Roman" w:cs="Times New Roman"/>
          <w:sz w:val="24"/>
          <w:szCs w:val="24"/>
        </w:rPr>
        <w:lastRenderedPageBreak/>
        <w:t>achievable with the computer hardware and software used</w:t>
      </w:r>
      <w:r w:rsidR="00F776C7">
        <w:rPr>
          <w:rFonts w:ascii="Times New Roman" w:hAnsi="Times New Roman" w:cs="Times New Roman"/>
          <w:sz w:val="24"/>
          <w:szCs w:val="24"/>
        </w:rPr>
        <w:t>.  T</w:t>
      </w:r>
      <w:r w:rsidR="004C2F03">
        <w:rPr>
          <w:rFonts w:ascii="Times New Roman" w:hAnsi="Times New Roman" w:cs="Times New Roman"/>
          <w:sz w:val="24"/>
          <w:szCs w:val="24"/>
        </w:rPr>
        <w:t xml:space="preserve">extures can </w:t>
      </w:r>
      <w:r w:rsidR="00F776C7">
        <w:rPr>
          <w:rFonts w:ascii="Times New Roman" w:hAnsi="Times New Roman" w:cs="Times New Roman"/>
          <w:sz w:val="24"/>
          <w:szCs w:val="24"/>
        </w:rPr>
        <w:t xml:space="preserve">also </w:t>
      </w:r>
      <w:r w:rsidR="004C2F03">
        <w:rPr>
          <w:rFonts w:ascii="Times New Roman" w:hAnsi="Times New Roman" w:cs="Times New Roman"/>
          <w:sz w:val="24"/>
          <w:szCs w:val="24"/>
        </w:rPr>
        <w:t>be modified, as desired</w:t>
      </w:r>
      <w:r w:rsidR="00E63ECA">
        <w:rPr>
          <w:rFonts w:ascii="Times New Roman" w:hAnsi="Times New Roman" w:cs="Times New Roman"/>
          <w:sz w:val="24"/>
          <w:szCs w:val="24"/>
        </w:rPr>
        <w:t>.</w:t>
      </w:r>
      <w:r w:rsidR="002A5482">
        <w:rPr>
          <w:rFonts w:ascii="Times New Roman" w:hAnsi="Times New Roman" w:cs="Times New Roman"/>
          <w:sz w:val="24"/>
          <w:szCs w:val="24"/>
        </w:rPr>
        <w:t xml:space="preserve"> </w:t>
      </w:r>
      <w:r w:rsidR="004C2F03">
        <w:rPr>
          <w:rFonts w:ascii="Times New Roman" w:hAnsi="Times New Roman" w:cs="Times New Roman"/>
          <w:sz w:val="24"/>
          <w:szCs w:val="24"/>
        </w:rPr>
        <w:t xml:space="preserve">Camera parameters, lighting conditions and other parameters can also be modified, as desired and new image data sets (with all other independent variables perfectly controlled) can then be generated at the push of a button. </w:t>
      </w:r>
      <w:r w:rsidR="000E38D3">
        <w:rPr>
          <w:rFonts w:ascii="Times New Roman" w:hAnsi="Times New Roman" w:cs="Times New Roman"/>
          <w:sz w:val="24"/>
          <w:szCs w:val="24"/>
        </w:rPr>
        <w:t xml:space="preserve">The output imagery can then be processed using any desired SfM-MVS software and the resultant point cloud compared to the </w:t>
      </w:r>
      <w:r w:rsidR="00E63ECA">
        <w:rPr>
          <w:rFonts w:ascii="Times New Roman" w:hAnsi="Times New Roman" w:cs="Times New Roman"/>
          <w:sz w:val="24"/>
          <w:szCs w:val="24"/>
        </w:rPr>
        <w:t>true surface</w:t>
      </w:r>
      <w:r w:rsidR="000E38D3">
        <w:rPr>
          <w:rFonts w:ascii="Times New Roman" w:hAnsi="Times New Roman" w:cs="Times New Roman"/>
          <w:sz w:val="24"/>
          <w:szCs w:val="24"/>
        </w:rPr>
        <w:t xml:space="preserve"> (where, in this case, “true” and “known” are not misnomers, as they generally are </w:t>
      </w:r>
      <w:r w:rsidR="009B6E8D">
        <w:rPr>
          <w:rFonts w:ascii="Times New Roman" w:hAnsi="Times New Roman" w:cs="Times New Roman"/>
          <w:sz w:val="24"/>
          <w:szCs w:val="24"/>
        </w:rPr>
        <w:t>when</w:t>
      </w:r>
      <w:r w:rsidR="000E38D3">
        <w:rPr>
          <w:rFonts w:ascii="Times New Roman" w:hAnsi="Times New Roman" w:cs="Times New Roman"/>
          <w:sz w:val="24"/>
          <w:szCs w:val="24"/>
        </w:rPr>
        <w:t xml:space="preserve"> referring to field-surveyed data with its own uncertainty)</w:t>
      </w:r>
      <w:r w:rsidR="00E63ECA">
        <w:rPr>
          <w:rFonts w:ascii="Times New Roman" w:hAnsi="Times New Roman" w:cs="Times New Roman"/>
          <w:sz w:val="24"/>
          <w:szCs w:val="24"/>
        </w:rPr>
        <w:t xml:space="preserve">, and any errors can be attributed to </w:t>
      </w:r>
      <w:r w:rsidR="009B6E8D">
        <w:rPr>
          <w:rFonts w:ascii="Times New Roman" w:hAnsi="Times New Roman" w:cs="Times New Roman"/>
          <w:sz w:val="24"/>
          <w:szCs w:val="24"/>
        </w:rPr>
        <w:t>the parameters and parameter uncertainties input by the user</w:t>
      </w:r>
      <w:r w:rsidR="00E63ECA">
        <w:rPr>
          <w:rFonts w:ascii="Times New Roman" w:hAnsi="Times New Roman" w:cs="Times New Roman"/>
          <w:sz w:val="24"/>
          <w:szCs w:val="24"/>
        </w:rPr>
        <w:t>.</w:t>
      </w:r>
      <w:r w:rsidR="00C62AD5" w:rsidRPr="001A40BB">
        <w:rPr>
          <w:rFonts w:ascii="Times New Roman" w:hAnsi="Times New Roman" w:cs="Times New Roman"/>
          <w:sz w:val="24"/>
          <w:szCs w:val="24"/>
        </w:rPr>
        <w:t xml:space="preserve"> </w:t>
      </w:r>
    </w:p>
    <w:p w14:paraId="387DABE6" w14:textId="77777777" w:rsidR="00C62AD5" w:rsidRPr="001A40BB" w:rsidRDefault="00C62AD5" w:rsidP="00927410">
      <w:pPr>
        <w:pStyle w:val="Heading2"/>
      </w:pPr>
      <w:r w:rsidRPr="001A40BB">
        <w:t>Computer Graphics for Remote Sensing Analysis</w:t>
      </w:r>
    </w:p>
    <w:p w14:paraId="37C3E9CC" w14:textId="0618F9C4"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field of computer graphics </w:t>
      </w:r>
      <w:r w:rsidR="00E30B6A">
        <w:rPr>
          <w:rFonts w:ascii="Times New Roman" w:hAnsi="Times New Roman" w:cs="Times New Roman"/>
          <w:sz w:val="24"/>
          <w:szCs w:val="24"/>
        </w:rPr>
        <w:t>emerged</w:t>
      </w:r>
      <w:r w:rsidR="00E63ECA">
        <w:rPr>
          <w:rFonts w:ascii="Times New Roman" w:hAnsi="Times New Roman" w:cs="Times New Roman"/>
          <w:sz w:val="24"/>
          <w:szCs w:val="24"/>
        </w:rPr>
        <w:t xml:space="preserve"> in the </w:t>
      </w:r>
      <w:r w:rsidR="00520E99">
        <w:rPr>
          <w:rFonts w:ascii="Times New Roman" w:hAnsi="Times New Roman" w:cs="Times New Roman"/>
          <w:sz w:val="24"/>
          <w:szCs w:val="24"/>
        </w:rPr>
        <w:t>1960s</w:t>
      </w:r>
      <w:r w:rsidRPr="001A40BB">
        <w:rPr>
          <w:rFonts w:ascii="Times New Roman" w:hAnsi="Times New Roman" w:cs="Times New Roman"/>
          <w:sz w:val="24"/>
          <w:szCs w:val="24"/>
        </w:rPr>
        <w:t xml:space="preserve"> and </w:t>
      </w:r>
      <w:r w:rsidR="00520E99">
        <w:rPr>
          <w:rFonts w:ascii="Times New Roman" w:hAnsi="Times New Roman" w:cs="Times New Roman"/>
          <w:sz w:val="24"/>
          <w:szCs w:val="24"/>
        </w:rPr>
        <w:t>has evolved to encompass numerous fields from medical imaging</w:t>
      </w:r>
      <w:r w:rsidR="002F135B">
        <w:rPr>
          <w:rFonts w:ascii="Times New Roman" w:hAnsi="Times New Roman" w:cs="Times New Roman"/>
          <w:sz w:val="24"/>
          <w:szCs w:val="24"/>
        </w:rPr>
        <w:t xml:space="preserve"> and scientific visualization, </w:t>
      </w:r>
      <w:r w:rsidR="00520E99">
        <w:rPr>
          <w:rFonts w:ascii="Times New Roman" w:hAnsi="Times New Roman" w:cs="Times New Roman"/>
          <w:sz w:val="24"/>
          <w:szCs w:val="24"/>
        </w:rPr>
        <w:t>aircraft flight simulators</w:t>
      </w:r>
      <w:r w:rsidR="002F135B">
        <w:rPr>
          <w:rFonts w:ascii="Times New Roman" w:hAnsi="Times New Roman" w:cs="Times New Roman"/>
          <w:sz w:val="24"/>
          <w:szCs w:val="24"/>
        </w:rPr>
        <w:t>, and movie and video game special effects</w:t>
      </w:r>
      <w:r w:rsidR="00520E99">
        <w:rPr>
          <w:rFonts w:ascii="Times New Roman" w:hAnsi="Times New Roman" w:cs="Times New Roman"/>
          <w:sz w:val="24"/>
          <w:szCs w:val="24"/>
        </w:rPr>
        <w:t xml:space="preserve"> </w:t>
      </w:r>
      <w:r w:rsidR="00520E99">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"ISBN" : "9780132545235", "author" : [ { "dropping-particle" : "", "family" : "Angel", "given" : "Edward;", "non-dropping-particle" : "", "parse-names" : false, "suffix" : "" } ], "id" : "ITEM-1", "issued" : { "date-parts" : [ [ "2007" ] ] }, "title" : "Interactive Computer Graphics", "type" : "book" }, "uris" : [ "http://www.mendeley.com/documents/?uuid=8cf6515f-6f59-4057-977a-ef1226865a82" ] } ], "mendeley" : { "formattedCitation" : "[18]", "plainTextFormattedCitation" : "[18]", "previouslyFormattedCitation" : "(Angel 2007)" }, "properties" : { "noteIndex" : 0 }, "schema" : "https://github.com/citation-style-language/schema/raw/master/csl-citation.json" }</w:instrText>
      </w:r>
      <w:r w:rsidR="00520E99">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[18]</w:t>
      </w:r>
      <w:r w:rsidR="00520E99">
        <w:rPr>
          <w:rFonts w:ascii="Times New Roman" w:hAnsi="Times New Roman" w:cs="Times New Roman"/>
          <w:sz w:val="24"/>
          <w:szCs w:val="24"/>
        </w:rPr>
        <w:fldChar w:fldCharType="end"/>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software </w:t>
      </w:r>
      <w:r w:rsidR="00734B7F">
        <w:rPr>
          <w:rFonts w:ascii="Times New Roman" w:hAnsi="Times New Roman" w:cs="Times New Roman"/>
          <w:sz w:val="24"/>
          <w:szCs w:val="24"/>
        </w:rPr>
        <w:t>that</w:t>
      </w:r>
      <w:r w:rsidRPr="001A40BB">
        <w:rPr>
          <w:rFonts w:ascii="Times New Roman" w:hAnsi="Times New Roman" w:cs="Times New Roman"/>
          <w:sz w:val="24"/>
          <w:szCs w:val="24"/>
        </w:rPr>
        <w:t xml:space="preserve"> turn</w:t>
      </w:r>
      <w:r w:rsidR="00734B7F">
        <w:rPr>
          <w:rFonts w:ascii="Times New Roman" w:hAnsi="Times New Roman" w:cs="Times New Roman"/>
          <w:sz w:val="24"/>
          <w:szCs w:val="24"/>
        </w:rPr>
        <w:t>s</w:t>
      </w:r>
      <w:r w:rsidRPr="001A40BB">
        <w:rPr>
          <w:rFonts w:ascii="Times New Roman" w:hAnsi="Times New Roman" w:cs="Times New Roman"/>
          <w:sz w:val="24"/>
          <w:szCs w:val="24"/>
        </w:rPr>
        <w:t xml:space="preserve"> a simulated scene with various </w:t>
      </w:r>
      <w:r w:rsidR="00E63ECA">
        <w:rPr>
          <w:rFonts w:ascii="Times New Roman" w:hAnsi="Times New Roman" w:cs="Times New Roman"/>
          <w:sz w:val="24"/>
          <w:szCs w:val="24"/>
        </w:rPr>
        <w:t>geometries</w:t>
      </w:r>
      <w:r w:rsidRPr="001A40BB">
        <w:rPr>
          <w:rFonts w:ascii="Times New Roman" w:hAnsi="Times New Roman" w:cs="Times New Roman"/>
          <w:sz w:val="24"/>
          <w:szCs w:val="24"/>
        </w:rPr>
        <w:t>, material properties, and lighting into an image or sequence of images is called a render engine.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While there are many different render engines available </w:t>
      </w:r>
      <w:r w:rsidR="00E63ECA">
        <w:rPr>
          <w:rFonts w:ascii="Times New Roman" w:hAnsi="Times New Roman" w:cs="Times New Roman"/>
          <w:sz w:val="24"/>
          <w:szCs w:val="24"/>
        </w:rPr>
        <w:t>using many</w:t>
      </w:r>
      <w:r w:rsidRPr="001A40BB">
        <w:rPr>
          <w:rFonts w:ascii="Times New Roman" w:hAnsi="Times New Roman" w:cs="Times New Roman"/>
          <w:sz w:val="24"/>
          <w:szCs w:val="24"/>
        </w:rPr>
        <w:t xml:space="preserve"> different algorithms, they all follow a basic workflow, or computer graphics pipeline.</w:t>
      </w:r>
      <w:r w:rsidR="002A5482">
        <w:rPr>
          <w:rFonts w:ascii="Times New Roman" w:hAnsi="Times New Roman" w:cs="Times New Roman"/>
          <w:sz w:val="24"/>
          <w:szCs w:val="24"/>
        </w:rPr>
        <w:t xml:space="preserve"> </w:t>
      </w:r>
    </w:p>
    <w:p w14:paraId="2BD02D0F" w14:textId="1B2BF41B"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First, </w:t>
      </w:r>
      <w:r w:rsidR="00734B7F" w:rsidRPr="001A40BB">
        <w:rPr>
          <w:rFonts w:ascii="Times New Roman" w:hAnsi="Times New Roman" w:cs="Times New Roman"/>
          <w:sz w:val="24"/>
          <w:szCs w:val="24"/>
        </w:rPr>
        <w:t>a</w:t>
      </w:r>
      <w:r w:rsidRPr="001A40BB">
        <w:rPr>
          <w:rFonts w:ascii="Times New Roman" w:hAnsi="Times New Roman" w:cs="Times New Roman"/>
          <w:sz w:val="24"/>
          <w:szCs w:val="24"/>
        </w:rPr>
        <w:t xml:space="preserve"> 3D scene is generated using vertices, faces, and edges.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For most photo-realistic rendering, meshes are generated using an array of either triangular surfaces or quadrilateral surfaces to create objects.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Material properties are applied to each of the individual surfaces to determine the color of the object.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Most software </w:t>
      </w:r>
      <w:r w:rsidR="00560F97" w:rsidRPr="001A40BB">
        <w:rPr>
          <w:rFonts w:ascii="Times New Roman" w:hAnsi="Times New Roman" w:cs="Times New Roman"/>
          <w:sz w:val="24"/>
          <w:szCs w:val="24"/>
        </w:rPr>
        <w:t>allows</w:t>
      </w:r>
      <w:r w:rsidR="00560F97">
        <w:rPr>
          <w:rFonts w:ascii="Times New Roman" w:hAnsi="Times New Roman" w:cs="Times New Roman"/>
          <w:sz w:val="24"/>
          <w:szCs w:val="24"/>
        </w:rPr>
        <w:t xml:space="preserve"> for the user to set</w:t>
      </w:r>
      <w:r w:rsidRPr="001A40BB">
        <w:rPr>
          <w:rFonts w:ascii="Times New Roman" w:hAnsi="Times New Roman" w:cs="Times New Roman"/>
          <w:sz w:val="24"/>
          <w:szCs w:val="24"/>
        </w:rPr>
        <w:t xml:space="preserve"> diffuse, specular, and ambient light coefficients as well as their associated colors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specify how light will interact with the </w:t>
      </w:r>
      <w:r w:rsidR="00E63ECA">
        <w:rPr>
          <w:rFonts w:ascii="Times New Roman" w:hAnsi="Times New Roman" w:cs="Times New Roman"/>
          <w:sz w:val="24"/>
          <w:szCs w:val="24"/>
        </w:rPr>
        <w:t>surface</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coefficient specifies how much diffuse, specular, and ambient light is reflected off of the surface of the object, while the color specifies the amount of </w:t>
      </w:r>
      <w:r w:rsidR="005066E5">
        <w:rPr>
          <w:rFonts w:ascii="Times New Roman" w:hAnsi="Times New Roman" w:cs="Times New Roman"/>
          <w:sz w:val="24"/>
          <w:szCs w:val="24"/>
        </w:rPr>
        <w:t xml:space="preserve">visible </w:t>
      </w:r>
      <w:r w:rsidRPr="001A40BB">
        <w:rPr>
          <w:rFonts w:ascii="Times New Roman" w:hAnsi="Times New Roman" w:cs="Times New Roman"/>
          <w:sz w:val="24"/>
          <w:szCs w:val="24"/>
        </w:rPr>
        <w:t>red, green, and blue light that is reflected from the surface.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w:t>
      </w:r>
      <w:r w:rsidR="00E63ECA">
        <w:rPr>
          <w:rFonts w:ascii="Times New Roman" w:hAnsi="Times New Roman" w:cs="Times New Roman"/>
          <w:sz w:val="24"/>
          <w:szCs w:val="24"/>
        </w:rPr>
        <w:t>material color properties are</w:t>
      </w:r>
      <w:r w:rsidRPr="001A40BB">
        <w:rPr>
          <w:rFonts w:ascii="Times New Roman" w:hAnsi="Times New Roman" w:cs="Times New Roman"/>
          <w:sz w:val="24"/>
          <w:szCs w:val="24"/>
        </w:rPr>
        <w:t xml:space="preserve"> only associated with each plane in the mesh, so for highly detailed coloring o</w:t>
      </w:r>
      <w:r w:rsidR="00E63ECA">
        <w:rPr>
          <w:rFonts w:ascii="Times New Roman" w:hAnsi="Times New Roman" w:cs="Times New Roman"/>
          <w:sz w:val="24"/>
          <w:szCs w:val="24"/>
        </w:rPr>
        <w:t>f</w:t>
      </w:r>
      <w:r w:rsidRPr="001A40BB">
        <w:rPr>
          <w:rFonts w:ascii="Times New Roman" w:hAnsi="Times New Roman" w:cs="Times New Roman"/>
          <w:sz w:val="24"/>
          <w:szCs w:val="24"/>
        </w:rPr>
        <w:t xml:space="preserve"> objects</w:t>
      </w:r>
      <w:r w:rsidR="005066E5">
        <w:rPr>
          <w:rFonts w:ascii="Times New Roman" w:hAnsi="Times New Roman" w:cs="Times New Roman"/>
          <w:sz w:val="24"/>
          <w:szCs w:val="24"/>
        </w:rPr>
        <w:t>,</w:t>
      </w:r>
      <w:r w:rsidRPr="001A40BB">
        <w:rPr>
          <w:rFonts w:ascii="Times New Roman" w:hAnsi="Times New Roman" w:cs="Times New Roman"/>
          <w:sz w:val="24"/>
          <w:szCs w:val="24"/>
        </w:rPr>
        <w:t xml:space="preserve"> </w:t>
      </w:r>
      <w:r w:rsidR="007F150D">
        <w:rPr>
          <w:rFonts w:ascii="Times New Roman" w:hAnsi="Times New Roman" w:cs="Times New Roman"/>
          <w:sz w:val="24"/>
          <w:szCs w:val="24"/>
        </w:rPr>
        <w:t>many faces are</w:t>
      </w:r>
      <w:r w:rsidR="005066E5">
        <w:rPr>
          <w:rFonts w:ascii="Times New Roman" w:hAnsi="Times New Roman" w:cs="Times New Roman"/>
          <w:sz w:val="24"/>
          <w:szCs w:val="24"/>
        </w:rPr>
        <w:t xml:space="preserve"> </w:t>
      </w:r>
      <w:r w:rsidR="00E63ECA">
        <w:rPr>
          <w:rFonts w:ascii="Times New Roman" w:hAnsi="Times New Roman" w:cs="Times New Roman"/>
          <w:sz w:val="24"/>
          <w:szCs w:val="24"/>
        </w:rPr>
        <w:t>required</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more efficient way of creating detailed colors on an object without increasing the complexity of the surface of the object is to add a </w:t>
      </w:r>
      <w:r w:rsidR="005066E5">
        <w:rPr>
          <w:rFonts w:ascii="Times New Roman" w:hAnsi="Times New Roman" w:cs="Times New Roman"/>
          <w:sz w:val="24"/>
          <w:szCs w:val="24"/>
        </w:rPr>
        <w:t>“</w:t>
      </w:r>
      <w:r w:rsidRPr="001A40BB">
        <w:rPr>
          <w:rFonts w:ascii="Times New Roman" w:hAnsi="Times New Roman" w:cs="Times New Roman"/>
          <w:sz w:val="24"/>
          <w:szCs w:val="24"/>
        </w:rPr>
        <w:t>texture</w:t>
      </w:r>
      <w:r w:rsidR="005066E5">
        <w:rPr>
          <w:rFonts w:ascii="Times New Roman" w:hAnsi="Times New Roman" w:cs="Times New Roman"/>
          <w:sz w:val="24"/>
          <w:szCs w:val="24"/>
        </w:rPr>
        <w:t>”</w:t>
      </w:r>
      <w:r w:rsidR="005066E5" w:rsidRPr="001A40BB">
        <w:rPr>
          <w:rFonts w:ascii="Times New Roman" w:hAnsi="Times New Roman" w:cs="Times New Roman"/>
          <w:sz w:val="24"/>
          <w:szCs w:val="24"/>
        </w:rPr>
        <w:t xml:space="preserve"> </w:t>
      </w:r>
      <w:r w:rsidRPr="001A40BB">
        <w:rPr>
          <w:rFonts w:ascii="Times New Roman" w:hAnsi="Times New Roman" w:cs="Times New Roman"/>
          <w:sz w:val="24"/>
          <w:szCs w:val="24"/>
        </w:rPr>
        <w:t>to the object.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 texture </w:t>
      </w:r>
      <w:ins w:id="7" w:author="Richie" w:date="2017-03-04T00:42:00Z">
        <w:r w:rsidR="009E71FA">
          <w:rPr>
            <w:rFonts w:ascii="Times New Roman" w:hAnsi="Times New Roman" w:cs="Times New Roman"/>
            <w:sz w:val="24"/>
            <w:szCs w:val="24"/>
          </w:rPr>
          <w:t xml:space="preserve">can consist of geometric patterns or other complex vector based patterns, but in this experimentation a texture </w:t>
        </w:r>
      </w:ins>
      <w:r w:rsidRPr="001A40BB">
        <w:rPr>
          <w:rFonts w:ascii="Times New Roman" w:hAnsi="Times New Roman" w:cs="Times New Roman"/>
          <w:sz w:val="24"/>
          <w:szCs w:val="24"/>
        </w:rPr>
        <w:t>is an image which is overlaid on the mesh in a process called u-v mapping</w:t>
      </w:r>
      <w:r w:rsidR="00E63ECA">
        <w:rPr>
          <w:rFonts w:ascii="Times New Roman" w:hAnsi="Times New Roman" w:cs="Times New Roman"/>
          <w:sz w:val="24"/>
          <w:szCs w:val="24"/>
        </w:rPr>
        <w:t>.</w:t>
      </w:r>
      <w:r w:rsidR="002A5482">
        <w:rPr>
          <w:rFonts w:ascii="Times New Roman" w:hAnsi="Times New Roman" w:cs="Times New Roman"/>
          <w:sz w:val="24"/>
          <w:szCs w:val="24"/>
        </w:rPr>
        <w:t xml:space="preserve"> </w:t>
      </w:r>
      <w:r w:rsidR="005066E5">
        <w:rPr>
          <w:rFonts w:ascii="Times New Roman" w:hAnsi="Times New Roman" w:cs="Times New Roman"/>
          <w:sz w:val="24"/>
          <w:szCs w:val="24"/>
        </w:rPr>
        <w:t xml:space="preserve">In this process, </w:t>
      </w:r>
      <w:r w:rsidR="00E63ECA">
        <w:rPr>
          <w:rFonts w:ascii="Times New Roman" w:hAnsi="Times New Roman" w:cs="Times New Roman"/>
          <w:sz w:val="24"/>
          <w:szCs w:val="24"/>
        </w:rPr>
        <w:t>each vertex is assigned coordinate</w:t>
      </w:r>
      <w:r w:rsidR="005066E5">
        <w:rPr>
          <w:rFonts w:ascii="Times New Roman" w:hAnsi="Times New Roman" w:cs="Times New Roman"/>
          <w:sz w:val="24"/>
          <w:szCs w:val="24"/>
        </w:rPr>
        <w:t>s</w:t>
      </w:r>
      <w:r w:rsidR="00E63ECA">
        <w:rPr>
          <w:rFonts w:ascii="Times New Roman" w:hAnsi="Times New Roman" w:cs="Times New Roman"/>
          <w:sz w:val="24"/>
          <w:szCs w:val="24"/>
        </w:rPr>
        <w:t xml:space="preserve"> in image space in units of texels, which are synonymous to pixels but renamed to distinguish the fact that it is a texture and not a rendered image.</w:t>
      </w:r>
      <w:r w:rsidR="002A5482">
        <w:rPr>
          <w:rFonts w:ascii="Times New Roman" w:hAnsi="Times New Roman" w:cs="Times New Roman"/>
          <w:sz w:val="24"/>
          <w:szCs w:val="24"/>
        </w:rPr>
        <w:t xml:space="preserve"> </w:t>
      </w:r>
      <w:ins w:id="8" w:author="Richie" w:date="2017-03-03T01:31:00Z">
        <w:r w:rsidR="009073AA">
          <w:rPr>
            <w:rFonts w:ascii="Times New Roman" w:hAnsi="Times New Roman" w:cs="Times New Roman"/>
            <w:sz w:val="24"/>
            <w:szCs w:val="24"/>
          </w:rPr>
          <w:t xml:space="preserve">It is also possible to </w:t>
        </w:r>
      </w:ins>
      <w:ins w:id="9" w:author="Richie" w:date="2017-03-03T01:32:00Z">
        <w:r w:rsidR="009073AA">
          <w:rPr>
            <w:rFonts w:ascii="Times New Roman" w:hAnsi="Times New Roman" w:cs="Times New Roman"/>
            <w:sz w:val="24"/>
            <w:szCs w:val="24"/>
          </w:rPr>
          <w:t xml:space="preserve">generate more complex textures by </w:t>
        </w:r>
      </w:ins>
      <w:ins w:id="10" w:author="Richie" w:date="2017-03-03T01:31:00Z">
        <w:r w:rsidR="009073AA">
          <w:rPr>
            <w:rFonts w:ascii="Times New Roman" w:hAnsi="Times New Roman" w:cs="Times New Roman"/>
            <w:sz w:val="24"/>
            <w:szCs w:val="24"/>
          </w:rPr>
          <w:t>overlay</w:t>
        </w:r>
      </w:ins>
      <w:ins w:id="11" w:author="Richie" w:date="2017-03-03T01:33:00Z">
        <w:r w:rsidR="009073AA">
          <w:rPr>
            <w:rFonts w:ascii="Times New Roman" w:hAnsi="Times New Roman" w:cs="Times New Roman"/>
            <w:sz w:val="24"/>
            <w:szCs w:val="24"/>
          </w:rPr>
          <w:t>ing</w:t>
        </w:r>
      </w:ins>
      <w:ins w:id="12" w:author="Richie" w:date="2017-03-03T01:31:00Z">
        <w:r w:rsidR="009073AA">
          <w:rPr>
            <w:rFonts w:ascii="Times New Roman" w:hAnsi="Times New Roman" w:cs="Times New Roman"/>
            <w:sz w:val="24"/>
            <w:szCs w:val="24"/>
          </w:rPr>
          <w:t xml:space="preserve"> multiple image textures on the same object and blend</w:t>
        </w:r>
      </w:ins>
      <w:ins w:id="13" w:author="Richie" w:date="2017-03-03T01:33:00Z">
        <w:r w:rsidR="009073AA">
          <w:rPr>
            <w:rFonts w:ascii="Times New Roman" w:hAnsi="Times New Roman" w:cs="Times New Roman"/>
            <w:sz w:val="24"/>
            <w:szCs w:val="24"/>
          </w:rPr>
          <w:t>ing</w:t>
        </w:r>
      </w:ins>
      <w:ins w:id="14" w:author="Richie" w:date="2017-03-03T01:31:00Z">
        <w:r w:rsidR="009073AA">
          <w:rPr>
            <w:rFonts w:ascii="Times New Roman" w:hAnsi="Times New Roman" w:cs="Times New Roman"/>
            <w:sz w:val="24"/>
            <w:szCs w:val="24"/>
          </w:rPr>
          <w:t xml:space="preserve"> them together </w:t>
        </w:r>
      </w:ins>
      <w:ins w:id="15" w:author="Richie" w:date="2017-03-03T01:32:00Z">
        <w:r w:rsidR="009073AA">
          <w:rPr>
            <w:rFonts w:ascii="Times New Roman" w:hAnsi="Times New Roman" w:cs="Times New Roman"/>
            <w:sz w:val="24"/>
            <w:szCs w:val="24"/>
          </w:rPr>
          <w:t xml:space="preserve">by setting a transparent ‘alpha’ level for each image. </w:t>
        </w:r>
      </w:ins>
      <w:r w:rsidR="00E63ECA">
        <w:rPr>
          <w:rFonts w:ascii="Times New Roman" w:hAnsi="Times New Roman" w:cs="Times New Roman"/>
          <w:sz w:val="24"/>
          <w:szCs w:val="24"/>
        </w:rPr>
        <w:t>The render engine interpolates the texel coordinates across the surface</w:t>
      </w:r>
      <w:r w:rsidR="002A08D4">
        <w:rPr>
          <w:rFonts w:ascii="Times New Roman" w:hAnsi="Times New Roman" w:cs="Times New Roman"/>
          <w:sz w:val="24"/>
          <w:szCs w:val="24"/>
        </w:rPr>
        <w:t xml:space="preserve"> when the scene is rendered</w:t>
      </w:r>
      <w:r w:rsidR="00327472">
        <w:rPr>
          <w:rFonts w:ascii="Times New Roman" w:hAnsi="Times New Roman" w:cs="Times New Roman"/>
          <w:sz w:val="24"/>
          <w:szCs w:val="24"/>
        </w:rPr>
        <w:t>.</w:t>
      </w:r>
      <w:r w:rsidR="002A5482">
        <w:rPr>
          <w:rFonts w:ascii="Times New Roman" w:hAnsi="Times New Roman" w:cs="Times New Roman"/>
          <w:sz w:val="24"/>
          <w:szCs w:val="24"/>
        </w:rPr>
        <w:t xml:space="preserve"> </w:t>
      </w:r>
      <w:r w:rsidR="00327472">
        <w:rPr>
          <w:rFonts w:ascii="Times New Roman" w:hAnsi="Times New Roman" w:cs="Times New Roman"/>
          <w:sz w:val="24"/>
          <w:szCs w:val="24"/>
        </w:rPr>
        <w:t>For interpolated subpixel coordinates, the color value is either interpolated linearly or the nearest pixel value is used</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BE4F05">
        <w:rPr>
          <w:rFonts w:ascii="Times New Roman" w:hAnsi="Times New Roman" w:cs="Times New Roman"/>
          <w:sz w:val="24"/>
          <w:szCs w:val="24"/>
        </w:rPr>
        <w:t>(</w:t>
      </w:r>
      <w:r w:rsidRPr="001A40BB">
        <w:rPr>
          <w:rFonts w:ascii="Times New Roman" w:hAnsi="Times New Roman" w:cs="Times New Roman"/>
          <w:sz w:val="24"/>
          <w:szCs w:val="24"/>
        </w:rPr>
        <w:t xml:space="preserve">The computer graphics definition </w:t>
      </w:r>
      <w:r w:rsidR="005066E5">
        <w:rPr>
          <w:rFonts w:ascii="Times New Roman" w:hAnsi="Times New Roman" w:cs="Times New Roman"/>
          <w:sz w:val="24"/>
          <w:szCs w:val="24"/>
        </w:rPr>
        <w:t>of</w:t>
      </w:r>
      <w:r w:rsidRPr="001A40BB">
        <w:rPr>
          <w:rFonts w:ascii="Times New Roman" w:hAnsi="Times New Roman" w:cs="Times New Roman"/>
          <w:sz w:val="24"/>
          <w:szCs w:val="24"/>
        </w:rPr>
        <w:t xml:space="preserve"> a </w:t>
      </w:r>
      <w:r w:rsidR="005066E5">
        <w:rPr>
          <w:rFonts w:ascii="Times New Roman" w:hAnsi="Times New Roman" w:cs="Times New Roman"/>
          <w:sz w:val="24"/>
          <w:szCs w:val="24"/>
        </w:rPr>
        <w:t>“</w:t>
      </w:r>
      <w:r w:rsidRPr="001A40BB">
        <w:rPr>
          <w:rFonts w:ascii="Times New Roman" w:hAnsi="Times New Roman" w:cs="Times New Roman"/>
          <w:sz w:val="24"/>
          <w:szCs w:val="24"/>
        </w:rPr>
        <w:t>texture</w:t>
      </w:r>
      <w:r w:rsidR="005066E5">
        <w:rPr>
          <w:rFonts w:ascii="Times New Roman" w:hAnsi="Times New Roman" w:cs="Times New Roman"/>
          <w:sz w:val="24"/>
          <w:szCs w:val="24"/>
        </w:rPr>
        <w:t>”</w:t>
      </w:r>
      <w:r w:rsidR="005066E5"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object is not to be confused with the </w:t>
      </w:r>
      <w:r w:rsidR="00B36823">
        <w:rPr>
          <w:rFonts w:ascii="Times New Roman" w:hAnsi="Times New Roman" w:cs="Times New Roman"/>
          <w:sz w:val="24"/>
          <w:szCs w:val="24"/>
        </w:rPr>
        <w:t>SfM</w:t>
      </w:r>
      <w:r w:rsidR="00BE4F05">
        <w:rPr>
          <w:rFonts w:ascii="Times New Roman" w:hAnsi="Times New Roman" w:cs="Times New Roman"/>
          <w:sz w:val="24"/>
          <w:szCs w:val="24"/>
        </w:rPr>
        <w:t>-</w:t>
      </w:r>
      <w:r w:rsidRPr="001A40BB">
        <w:rPr>
          <w:rFonts w:ascii="Times New Roman" w:hAnsi="Times New Roman" w:cs="Times New Roman"/>
          <w:sz w:val="24"/>
          <w:szCs w:val="24"/>
        </w:rPr>
        <w:t>photogrammetry definition</w:t>
      </w:r>
      <w:r w:rsidR="002A08D4">
        <w:rPr>
          <w:rFonts w:ascii="Times New Roman" w:hAnsi="Times New Roman" w:cs="Times New Roman"/>
          <w:sz w:val="24"/>
          <w:szCs w:val="24"/>
        </w:rPr>
        <w:t xml:space="preserve"> of texture</w:t>
      </w:r>
      <w:r w:rsidRPr="001A40BB">
        <w:rPr>
          <w:rFonts w:ascii="Times New Roman" w:hAnsi="Times New Roman" w:cs="Times New Roman"/>
          <w:sz w:val="24"/>
          <w:szCs w:val="24"/>
        </w:rPr>
        <w:t>, which is the level of detail and unique</w:t>
      </w:r>
      <w:r w:rsidR="00BE4F05">
        <w:rPr>
          <w:rFonts w:ascii="Times New Roman" w:hAnsi="Times New Roman" w:cs="Times New Roman"/>
          <w:sz w:val="24"/>
          <w:szCs w:val="24"/>
        </w:rPr>
        <w:t>,</w:t>
      </w:r>
      <w:r w:rsidRPr="001A40BB">
        <w:rPr>
          <w:rFonts w:ascii="Times New Roman" w:hAnsi="Times New Roman" w:cs="Times New Roman"/>
          <w:sz w:val="24"/>
          <w:szCs w:val="24"/>
        </w:rPr>
        <w:t xml:space="preserve"> </w:t>
      </w:r>
      <w:r w:rsidR="005066E5" w:rsidRPr="001A40BB">
        <w:rPr>
          <w:rFonts w:ascii="Times New Roman" w:hAnsi="Times New Roman" w:cs="Times New Roman"/>
          <w:sz w:val="24"/>
          <w:szCs w:val="24"/>
        </w:rPr>
        <w:t>photo</w:t>
      </w:r>
      <w:r w:rsidR="005066E5">
        <w:rPr>
          <w:rFonts w:ascii="Times New Roman" w:hAnsi="Times New Roman" w:cs="Times New Roman"/>
          <w:sz w:val="24"/>
          <w:szCs w:val="24"/>
        </w:rPr>
        <w:t>-</w:t>
      </w:r>
      <w:r w:rsidRPr="001A40BB">
        <w:rPr>
          <w:rFonts w:ascii="Times New Roman" w:hAnsi="Times New Roman" w:cs="Times New Roman"/>
          <w:sz w:val="24"/>
          <w:szCs w:val="24"/>
        </w:rPr>
        <w:t>identifiable features in an image.</w:t>
      </w:r>
      <w:r w:rsidR="00BE4F05">
        <w:rPr>
          <w:rFonts w:ascii="Times New Roman" w:hAnsi="Times New Roman" w:cs="Times New Roman"/>
          <w:sz w:val="24"/>
          <w:szCs w:val="24"/>
        </w:rPr>
        <w:t>)</w:t>
      </w:r>
    </w:p>
    <w:p w14:paraId="6C5D5ECE" w14:textId="457E1F66"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Once a scene is populated with objects and their associated material and texture properties, light sources and shading algorithms must be applied to the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simplest method is to set an object material as </w:t>
      </w:r>
      <w:r w:rsidR="005252C2">
        <w:rPr>
          <w:rFonts w:ascii="Times New Roman" w:hAnsi="Times New Roman" w:cs="Times New Roman"/>
          <w:sz w:val="24"/>
          <w:szCs w:val="24"/>
        </w:rPr>
        <w:t>“</w:t>
      </w:r>
      <w:r w:rsidRPr="001A40BB">
        <w:rPr>
          <w:rFonts w:ascii="Times New Roman" w:hAnsi="Times New Roman" w:cs="Times New Roman"/>
          <w:sz w:val="24"/>
          <w:szCs w:val="24"/>
        </w:rPr>
        <w:t>shadeless</w:t>
      </w:r>
      <w:r w:rsidR="005252C2">
        <w:rPr>
          <w:rFonts w:ascii="Times New Roman" w:hAnsi="Times New Roman" w:cs="Times New Roman"/>
          <w:sz w:val="24"/>
          <w:szCs w:val="24"/>
        </w:rPr>
        <w:t>,”</w:t>
      </w:r>
      <w:r w:rsidR="005252C2" w:rsidRPr="001A40BB">
        <w:rPr>
          <w:rFonts w:ascii="Times New Roman" w:hAnsi="Times New Roman" w:cs="Times New Roman"/>
          <w:sz w:val="24"/>
          <w:szCs w:val="24"/>
        </w:rPr>
        <w:t xml:space="preserve"> </w:t>
      </w:r>
      <w:r w:rsidRPr="001A40BB">
        <w:rPr>
          <w:rFonts w:ascii="Times New Roman" w:hAnsi="Times New Roman" w:cs="Times New Roman"/>
          <w:sz w:val="24"/>
          <w:szCs w:val="24"/>
        </w:rPr>
        <w:t>which eliminates any interaction with light sources and will render each surface based on the material property and texture with the exact RGB values that were input.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more complex and photorealistic method is to place light sources in the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Each light source can be set to simulate different patterns and angles of light rays with various levels of intensity and range based intensity falloff.</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Most render engines</w:t>
      </w:r>
      <w:r w:rsidR="002A08D4">
        <w:rPr>
          <w:rFonts w:ascii="Times New Roman" w:hAnsi="Times New Roman" w:cs="Times New Roman"/>
          <w:sz w:val="24"/>
          <w:szCs w:val="24"/>
        </w:rPr>
        <w:t xml:space="preserve"> </w:t>
      </w:r>
      <w:r w:rsidR="002A08D4">
        <w:rPr>
          <w:rFonts w:ascii="Times New Roman" w:hAnsi="Times New Roman" w:cs="Times New Roman"/>
          <w:sz w:val="24"/>
          <w:szCs w:val="24"/>
        </w:rPr>
        <w:lastRenderedPageBreak/>
        <w:t>also contain shadow algorithms which enable the calculation of occlusions from various light sources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Once a scene is created with light sources and shading parameters set, simulated cameras are placed to create </w:t>
      </w:r>
      <w:r w:rsidR="002A08D4">
        <w:rPr>
          <w:rFonts w:ascii="Times New Roman" w:hAnsi="Times New Roman" w:cs="Times New Roman"/>
          <w:sz w:val="24"/>
          <w:szCs w:val="24"/>
        </w:rPr>
        <w:t xml:space="preserve">the origin for </w:t>
      </w:r>
      <w:r w:rsidRPr="001A40BB">
        <w:rPr>
          <w:rFonts w:ascii="Times New Roman" w:hAnsi="Times New Roman" w:cs="Times New Roman"/>
          <w:sz w:val="24"/>
          <w:szCs w:val="24"/>
        </w:rPr>
        <w:t>renders of the scene. The camera translation, rotation, sensor size, focal length, and principal point are input</w:t>
      </w:r>
      <w:r w:rsidR="00BE4F05">
        <w:rPr>
          <w:rFonts w:ascii="Times New Roman" w:hAnsi="Times New Roman" w:cs="Times New Roman"/>
          <w:sz w:val="24"/>
          <w:szCs w:val="24"/>
        </w:rPr>
        <w:t>,</w:t>
      </w:r>
      <w:r w:rsidRPr="001A40BB">
        <w:rPr>
          <w:rFonts w:ascii="Times New Roman" w:hAnsi="Times New Roman" w:cs="Times New Roman"/>
          <w:sz w:val="24"/>
          <w:szCs w:val="24"/>
        </w:rPr>
        <w:t xml:space="preserve"> and a pinhole camera model is used.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rendering algorithm generates a 2D image of the scene using the camera position and all of the material properties of the objects. The method, </w:t>
      </w:r>
      <w:r w:rsidR="00560F97" w:rsidRPr="001A40BB">
        <w:rPr>
          <w:rFonts w:ascii="Times New Roman" w:hAnsi="Times New Roman" w:cs="Times New Roman"/>
          <w:sz w:val="24"/>
          <w:szCs w:val="24"/>
        </w:rPr>
        <w:t>accuracy</w:t>
      </w:r>
      <w:r w:rsidR="00560F97">
        <w:rPr>
          <w:rFonts w:ascii="Times New Roman" w:hAnsi="Times New Roman" w:cs="Times New Roman"/>
          <w:sz w:val="24"/>
          <w:szCs w:val="24"/>
        </w:rPr>
        <w:t xml:space="preserve"> (</w:t>
      </w:r>
      <w:r w:rsidR="002A08D4">
        <w:rPr>
          <w:rFonts w:ascii="Times New Roman" w:hAnsi="Times New Roman" w:cs="Times New Roman"/>
          <w:sz w:val="24"/>
          <w:szCs w:val="24"/>
        </w:rPr>
        <w:t>especially lighting)</w:t>
      </w:r>
      <w:r w:rsidRPr="001A40BB">
        <w:rPr>
          <w:rFonts w:ascii="Times New Roman" w:hAnsi="Times New Roman" w:cs="Times New Roman"/>
          <w:sz w:val="24"/>
          <w:szCs w:val="24"/>
        </w:rPr>
        <w:t xml:space="preserve">, and performance of generating this 2D depiction of the scene </w:t>
      </w:r>
      <w:r w:rsidR="00BE4F05">
        <w:rPr>
          <w:rFonts w:ascii="Times New Roman" w:hAnsi="Times New Roman" w:cs="Times New Roman"/>
          <w:sz w:val="24"/>
          <w:szCs w:val="24"/>
        </w:rPr>
        <w:t>are</w:t>
      </w:r>
      <w:r w:rsidR="00BE4F05"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where most render engines differ. </w:t>
      </w:r>
    </w:p>
    <w:p w14:paraId="20465F8E" w14:textId="4A994D3B"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There are many different rendering methodologies, but the one chosen for this research is Blender Internal Render Engine which is a rasterization based engine.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algorithm determines which parts of the scene are visible to the camera, and </w:t>
      </w:r>
      <w:r w:rsidR="002A08D4">
        <w:rPr>
          <w:rFonts w:ascii="Times New Roman" w:hAnsi="Times New Roman" w:cs="Times New Roman"/>
          <w:sz w:val="24"/>
          <w:szCs w:val="24"/>
        </w:rPr>
        <w:t>perform basic light interactions to assign</w:t>
      </w:r>
      <w:r w:rsidRPr="001A40BB">
        <w:rPr>
          <w:rFonts w:ascii="Times New Roman" w:hAnsi="Times New Roman" w:cs="Times New Roman"/>
          <w:sz w:val="24"/>
          <w:szCs w:val="24"/>
        </w:rPr>
        <w:t xml:space="preserve"> </w:t>
      </w:r>
      <w:r w:rsidR="002A08D4">
        <w:rPr>
          <w:rFonts w:ascii="Times New Roman" w:hAnsi="Times New Roman" w:cs="Times New Roman"/>
          <w:sz w:val="24"/>
          <w:szCs w:val="24"/>
        </w:rPr>
        <w:t xml:space="preserve">a </w:t>
      </w:r>
      <w:r w:rsidRPr="001A40BB">
        <w:rPr>
          <w:rFonts w:ascii="Times New Roman" w:hAnsi="Times New Roman" w:cs="Times New Roman"/>
          <w:sz w:val="24"/>
          <w:szCs w:val="24"/>
        </w:rPr>
        <w:t>color to the pixel samples.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algorithm is fast, but is unable to perform some of the more advanced rendering features such as global illumination and </w:t>
      </w:r>
      <w:r w:rsidR="002A08D4">
        <w:rPr>
          <w:rFonts w:ascii="Times New Roman" w:hAnsi="Times New Roman" w:cs="Times New Roman"/>
          <w:sz w:val="24"/>
          <w:szCs w:val="24"/>
        </w:rPr>
        <w:t xml:space="preserve">true </w:t>
      </w:r>
      <w:r w:rsidRPr="001A40BB">
        <w:rPr>
          <w:rFonts w:ascii="Times New Roman" w:hAnsi="Times New Roman" w:cs="Times New Roman"/>
          <w:sz w:val="24"/>
          <w:szCs w:val="24"/>
        </w:rPr>
        <w:t>motion blur.</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 more detailed description of </w:t>
      </w:r>
      <w:r w:rsidR="002F135B">
        <w:rPr>
          <w:rFonts w:ascii="Times New Roman" w:hAnsi="Times New Roman" w:cs="Times New Roman"/>
          <w:sz w:val="24"/>
          <w:szCs w:val="24"/>
        </w:rPr>
        <w:t xml:space="preserve">shader </w:t>
      </w:r>
      <w:r w:rsidRPr="001A40BB">
        <w:rPr>
          <w:rFonts w:ascii="Times New Roman" w:hAnsi="Times New Roman" w:cs="Times New Roman"/>
          <w:sz w:val="24"/>
          <w:szCs w:val="24"/>
        </w:rPr>
        <w:t xml:space="preserve">algorithms </w:t>
      </w:r>
      <w:r w:rsidR="002F135B">
        <w:rPr>
          <w:rFonts w:ascii="Times New Roman" w:hAnsi="Times New Roman" w:cs="Times New Roman"/>
          <w:sz w:val="24"/>
          <w:szCs w:val="24"/>
        </w:rPr>
        <w:t>which are used to generate these detailed scenes can be found in “Graphics Shaders”</w:t>
      </w:r>
      <w:r w:rsidR="002A08D4">
        <w:rPr>
          <w:rFonts w:ascii="Times New Roman" w:hAnsi="Times New Roman" w:cs="Times New Roman"/>
          <w:sz w:val="24"/>
          <w:szCs w:val="24"/>
        </w:rPr>
        <w:t xml:space="preserve"> </w:t>
      </w:r>
      <w:r w:rsidR="002F135B">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"author" : [ { "dropping-particle" : "", "family" : "Cunningham", "given" : "Mike Bailey; Steve", "non-dropping-particle" : "", "parse-names" : false, "suffix" : "" } ], "id" : "ITEM-1", "issued" : { "date-parts" : [ [ "2016" ] ] }, "title" : "Graphics Shaders", "type" : "book" }, "uris" : [ "http://www.mendeley.com/documents/?uuid=7a9fe423-7b6c-4998-a2b9-744f543ff622" ] } ], "mendeley" : { "formattedCitation" : "[19]", "plainTextFormattedCitation" : "[19]", "previouslyFormattedCitation" : "(Cunningham 2016)" }, "properties" : { "noteIndex" : 0 }, "schema" : "https://github.com/citation-style-language/schema/raw/master/csl-citation.json" }</w:instrText>
      </w:r>
      <w:r w:rsidR="002F135B">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[19]</w:t>
      </w:r>
      <w:r w:rsidR="002F135B">
        <w:rPr>
          <w:rFonts w:ascii="Times New Roman" w:hAnsi="Times New Roman" w:cs="Times New Roman"/>
          <w:sz w:val="24"/>
          <w:szCs w:val="24"/>
        </w:rPr>
        <w:fldChar w:fldCharType="end"/>
      </w:r>
      <w:r w:rsidRPr="001A40BB">
        <w:rPr>
          <w:rFonts w:ascii="Times New Roman" w:hAnsi="Times New Roman" w:cs="Times New Roman"/>
          <w:sz w:val="24"/>
          <w:szCs w:val="24"/>
        </w:rPr>
        <w:t>.</w:t>
      </w:r>
    </w:p>
    <w:p w14:paraId="15205FFC" w14:textId="43B47C18" w:rsidR="004103B3" w:rsidRDefault="005130E4"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 use of synthetic remote sensing datasets to test and validated remote sensing algorithms is not a new concept.</w:t>
      </w:r>
      <w:r w:rsidR="002A5482">
        <w:rPr>
          <w:rFonts w:ascii="Times New Roman" w:hAnsi="Times New Roman" w:cs="Times New Roman"/>
          <w:sz w:val="24"/>
          <w:szCs w:val="24"/>
        </w:rPr>
        <w:t xml:space="preserve"> </w:t>
      </w:r>
      <w:r>
        <w:rPr>
          <w:rFonts w:ascii="Times New Roman" w:hAnsi="Times New Roman" w:cs="Times New Roman"/>
          <w:sz w:val="24"/>
          <w:szCs w:val="24"/>
        </w:rPr>
        <w:t>A simulated imagery dataset using Terragen 3 was used</w:t>
      </w:r>
      <w:r w:rsidR="002A08D4">
        <w:rPr>
          <w:rFonts w:ascii="Times New Roman" w:hAnsi="Times New Roman" w:cs="Times New Roman"/>
          <w:sz w:val="24"/>
          <w:szCs w:val="24"/>
        </w:rPr>
        <w:t xml:space="preserve"> validate</w:t>
      </w:r>
      <w:r>
        <w:rPr>
          <w:rFonts w:ascii="Times New Roman" w:hAnsi="Times New Roman" w:cs="Times New Roman"/>
          <w:sz w:val="24"/>
          <w:szCs w:val="24"/>
        </w:rPr>
        <w:t xml:space="preserve"> an optimized flight plan </w:t>
      </w:r>
      <w:r w:rsidR="002A08D4">
        <w:rPr>
          <w:rFonts w:ascii="Times New Roman" w:hAnsi="Times New Roman" w:cs="Times New Roman"/>
          <w:sz w:val="24"/>
          <w:szCs w:val="24"/>
        </w:rPr>
        <w:t xml:space="preserve">methodology </w:t>
      </w:r>
      <w:r>
        <w:rPr>
          <w:rFonts w:ascii="Times New Roman" w:hAnsi="Times New Roman" w:cs="Times New Roman"/>
          <w:sz w:val="24"/>
          <w:szCs w:val="24"/>
        </w:rPr>
        <w:t xml:space="preserve">for UAV 3D reconstructions </w:t>
      </w:r>
      <w:r>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"10.3390/rs8010026", "ISBN" : "1435592182", "ISSN" : "2072-4292", "author" : [ { "dropping-particle" : "", "family" : "Martin", "given" : "Ronald", "non-dropping-particle" : "", "parse-names" : false, "suffix" : "" }, { "dropping-particle" : "", "family" : "Rojas", "given" : "Ivan", "non-dropping-particle" : "", "parse-names" : false, "suffix" : "" }, { "dropping-particle" : "", "family" : "Franke", "given" : "Kevin", "non-dropping-particle" : "", "parse-names" : false, "suffix" : "" }, { "dropping-particle" : "", "family" : "Hedengren", "given" : "John", "non-dropping-particle" : "", "parse-names" : false, "suffix" : "" } ], "container-title" : "Remote Sensing", "id" : "ITEM-1", "issue" : "1", "issued" : { "date-parts" : [ [ "2015" ] ] }, "page" : "26", "title" : "Evolutionary View Planning for Optimized UAV Terrain Modeling in a Simulated Environment", "type" : "article-journal", "volume" : "8" }, "uris" : [ "http://www.mendeley.com/documents/?uuid=de172ba1-db83-42eb-aad9-a43d2e269b10" ] } ], "mendeley" : { "formattedCitation" : "[20]", "plainTextFormattedCitation" : "[20]", "previouslyFormattedCitation" : "(Martin et al. 2015)" }, "properties" : { "noteIndex" : 0 }, "schema" : "https://github.com/citation-style-language/schema/raw/master/csl-citation.json" }</w:instrText>
      </w:r>
      <w:r>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t>.</w:t>
      </w:r>
      <w:r w:rsidR="002A5482">
        <w:rPr>
          <w:rFonts w:ascii="Times New Roman" w:hAnsi="Times New Roman" w:cs="Times New Roman"/>
          <w:sz w:val="24"/>
          <w:szCs w:val="24"/>
        </w:rPr>
        <w:t xml:space="preserve"> </w:t>
      </w:r>
      <w:r>
        <w:rPr>
          <w:rFonts w:ascii="Times New Roman" w:hAnsi="Times New Roman" w:cs="Times New Roman"/>
          <w:sz w:val="24"/>
          <w:szCs w:val="24"/>
        </w:rPr>
        <w:t xml:space="preserve">Numerous studies have been performed using the Rochester Institute of Technology’s Digital Imaging and Remote Sensing Image Generation (DIRSIG) using </w:t>
      </w:r>
      <w:r w:rsidR="001927E7">
        <w:rPr>
          <w:rFonts w:ascii="Times New Roman" w:hAnsi="Times New Roman" w:cs="Times New Roman"/>
          <w:sz w:val="24"/>
          <w:szCs w:val="24"/>
        </w:rPr>
        <w:t>for various active and passive sensors</w:t>
      </w:r>
      <w:r w:rsidR="00C81D70">
        <w:rPr>
          <w:rFonts w:ascii="Times New Roman" w:hAnsi="Times New Roman" w:cs="Times New Roman"/>
          <w:sz w:val="24"/>
          <w:szCs w:val="24"/>
        </w:rPr>
        <w:t>.</w:t>
      </w:r>
      <w:r w:rsidR="002A5482">
        <w:rPr>
          <w:rFonts w:ascii="Times New Roman" w:hAnsi="Times New Roman" w:cs="Times New Roman"/>
          <w:sz w:val="24"/>
          <w:szCs w:val="24"/>
        </w:rPr>
        <w:t xml:space="preserve"> </w:t>
      </w:r>
      <w:r w:rsidR="00C81D70">
        <w:rPr>
          <w:rFonts w:ascii="Times New Roman" w:hAnsi="Times New Roman" w:cs="Times New Roman"/>
          <w:sz w:val="24"/>
          <w:szCs w:val="24"/>
        </w:rPr>
        <w:t>DIR</w:t>
      </w:r>
      <w:r w:rsidR="002A08D4">
        <w:rPr>
          <w:rFonts w:ascii="Times New Roman" w:hAnsi="Times New Roman" w:cs="Times New Roman"/>
          <w:sz w:val="24"/>
          <w:szCs w:val="24"/>
        </w:rPr>
        <w:t xml:space="preserve">SIG has been used to generate an image dataset for </w:t>
      </w:r>
      <w:r w:rsidR="00B36823">
        <w:rPr>
          <w:rFonts w:ascii="Times New Roman" w:hAnsi="Times New Roman" w:cs="Times New Roman"/>
          <w:sz w:val="24"/>
          <w:szCs w:val="24"/>
        </w:rPr>
        <w:t>SfM</w:t>
      </w:r>
      <w:r w:rsidR="00C81D70">
        <w:rPr>
          <w:rFonts w:ascii="Times New Roman" w:hAnsi="Times New Roman" w:cs="Times New Roman"/>
          <w:sz w:val="24"/>
          <w:szCs w:val="24"/>
        </w:rPr>
        <w:t xml:space="preserve">-MVS </w:t>
      </w:r>
      <w:r w:rsidR="002A08D4">
        <w:rPr>
          <w:rFonts w:ascii="Times New Roman" w:hAnsi="Times New Roman" w:cs="Times New Roman"/>
          <w:sz w:val="24"/>
          <w:szCs w:val="24"/>
        </w:rPr>
        <w:t>processing</w:t>
      </w:r>
      <w:r w:rsidR="00C81D70">
        <w:rPr>
          <w:rFonts w:ascii="Times New Roman" w:hAnsi="Times New Roman" w:cs="Times New Roman"/>
          <w:sz w:val="24"/>
          <w:szCs w:val="24"/>
        </w:rPr>
        <w:t xml:space="preserve"> to test </w:t>
      </w:r>
      <w:r w:rsidR="002A08D4">
        <w:rPr>
          <w:rFonts w:ascii="Times New Roman" w:hAnsi="Times New Roman" w:cs="Times New Roman"/>
          <w:sz w:val="24"/>
          <w:szCs w:val="24"/>
        </w:rPr>
        <w:t>an algorithm</w:t>
      </w:r>
      <w:r w:rsidR="00C81D70">
        <w:rPr>
          <w:rFonts w:ascii="Times New Roman" w:hAnsi="Times New Roman" w:cs="Times New Roman"/>
          <w:sz w:val="24"/>
          <w:szCs w:val="24"/>
        </w:rPr>
        <w:t xml:space="preserve"> which automate identification of voids </w:t>
      </w:r>
      <w:r w:rsidR="002A08D4">
        <w:rPr>
          <w:rFonts w:ascii="Times New Roman" w:hAnsi="Times New Roman" w:cs="Times New Roman"/>
          <w:sz w:val="24"/>
          <w:szCs w:val="24"/>
        </w:rPr>
        <w:t xml:space="preserve">in </w:t>
      </w:r>
      <w:r w:rsidR="00C81D70">
        <w:rPr>
          <w:rFonts w:ascii="Times New Roman" w:hAnsi="Times New Roman" w:cs="Times New Roman"/>
          <w:sz w:val="24"/>
          <w:szCs w:val="24"/>
        </w:rPr>
        <w:t xml:space="preserve">three-dimensional </w:t>
      </w:r>
      <w:r w:rsidR="00D928B4">
        <w:rPr>
          <w:rFonts w:ascii="Times New Roman" w:hAnsi="Times New Roman" w:cs="Times New Roman"/>
          <w:sz w:val="24"/>
          <w:szCs w:val="24"/>
        </w:rPr>
        <w:t>point cloud</w:t>
      </w:r>
      <w:r w:rsidR="00C81D70">
        <w:rPr>
          <w:rFonts w:ascii="Times New Roman" w:hAnsi="Times New Roman" w:cs="Times New Roman"/>
          <w:sz w:val="24"/>
          <w:szCs w:val="24"/>
        </w:rPr>
        <w:t>s</w:t>
      </w:r>
      <w:r>
        <w:rPr>
          <w:rFonts w:ascii="Times New Roman" w:hAnsi="Times New Roman" w:cs="Times New Roman"/>
          <w:sz w:val="24"/>
          <w:szCs w:val="24"/>
        </w:rPr>
        <w:t xml:space="preserve"> </w:t>
      </w:r>
      <w:r w:rsidR="00C81D70">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"Artn 88660h\\rDoi 10.1117/12.2023740", "ISBN" : "0277-786X", "ISSN" : "0277786X", "abstract" : "In the construction of three-dimensional (3D) point clouds from multi-view aerial imagery, voids in the point cloud often exist where multiple view of the area were not obtained during. collection. A method is presented for identifying these voids. In this work, point clouds are derived from oblique aerial imagery using multi-view techniques from the photogrammetry and computer vision communities. A voxel-based approach is used to partition the 3D space and each voxel is classified as containing or not containing derived points. Using the imagery and the position of the camera, it is possible to analyze what the cameras can and cannot see, thereby making it possible to label the voxels as occupied, free, and non-classified spaces. Voids in the data will manifest themselves in the non-classified voxels. This method has been tested on high-frame-rate oblique aerial imagery captured over Rochester, NY as well as synthetic data sets. Also presented is unique synthetic dataset for 3D reconstruction. The data set, created with the Rochester Institute of Technology's Digital Imaging and Remote Sensing Image Generation (DIRSIG) software, provides high-fidelity radiometric data in addition to known 3D locations and surface normals for each pixel location in an image scene. This data set is available to the community for use in their related research.", "author" : [ { "dropping-particle" : "", "family" : "Salvaggio", "given" : "Katie N", "non-dropping-particle" : "", "parse-names" : false, "suffix" : "" }, { "dropping-particle" : "", "family" : "Salvaggio", "given" : "Carl", "non-dropping-particle" : "", "parse-names" : false, "suffix" : "" } ], "container-title" : "Spie", "id" : "ITEM-1", "issued" : { "date-parts" : [ [ "2013" ] ] }, "page" : "88660H--88660H", "title" : "Automated identification of voids in three-dimensional point clouds", "type" : "article-journal", "volume" : "8866" }, "uris" : [ "http://www.mendeley.com/documents/?uuid=c17811a4-988b-47f9-aca5-78fb8f9c7ca8" ] } ], "mendeley" : { "formattedCitation" : "[21]", "plainTextFormattedCitation" : "[21]", "previouslyFormattedCitation" : "(Salvaggio and Salvaggio 2013)" }, "properties" : { "noteIndex" : 0 }, "schema" : "https://github.com/citation-style-language/schema/raw/master/csl-citation.json" }</w:instrText>
      </w:r>
      <w:r w:rsidR="00C81D70">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[21]</w:t>
      </w:r>
      <w:r w:rsidR="00C81D70">
        <w:rPr>
          <w:rFonts w:ascii="Times New Roman" w:hAnsi="Times New Roman" w:cs="Times New Roman"/>
          <w:sz w:val="24"/>
          <w:szCs w:val="24"/>
        </w:rPr>
        <w:fldChar w:fldCharType="end"/>
      </w:r>
      <w:r w:rsidR="001927E7">
        <w:rPr>
          <w:rFonts w:ascii="Times New Roman" w:hAnsi="Times New Roman" w:cs="Times New Roman"/>
          <w:sz w:val="24"/>
          <w:szCs w:val="24"/>
        </w:rPr>
        <w:t xml:space="preserve"> and assess </w:t>
      </w:r>
      <w:r w:rsidR="00B36823">
        <w:rPr>
          <w:rFonts w:ascii="Times New Roman" w:hAnsi="Times New Roman" w:cs="Times New Roman"/>
          <w:sz w:val="24"/>
          <w:szCs w:val="24"/>
        </w:rPr>
        <w:t>SfM</w:t>
      </w:r>
      <w:r w:rsidR="001927E7">
        <w:rPr>
          <w:rFonts w:ascii="Times New Roman" w:hAnsi="Times New Roman" w:cs="Times New Roman"/>
          <w:sz w:val="24"/>
          <w:szCs w:val="24"/>
        </w:rPr>
        <w:t xml:space="preserve"> accuracy using long range imagery </w:t>
      </w:r>
      <w:r w:rsidR="001927E7">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"DOI" : "10.1117/1.OE.53.11.113112", "ISSN" : "0091-3286", "author" : [ { "dropping-particle" : "", "family" : "Nilosek", "given" : "David", "non-dropping-particle" : "", "parse-names" : false, "suffix" : "" }, { "dropping-particle" : "", "family" : "Walvoord", "given" : "Derek J.", "non-dropping-particle" : "", "parse-names" : false, "suffix" : "" }, { "dropping-particle" : "", "family" : "Salvaggio", "given" : "Carl", "non-dropping-particle" : "", "parse-names" : false, "suffix" : "" } ], "container-title" : "Optical Engineering", "id" : "ITEM-1", "issue" : "11", "issued" : { "date-parts" : [ [ "2014" ] ] }, "page" : "113112", "title" : "Assessing geoaccuracy of structure from motion point clouds from long-range image collections", "type" : "article-journal", "volume" : "53" }, "uris" : [ "http://www.mendeley.com/documents/?uuid=c8b106ed-48a9-4f64-8233-e50eb9199c87" ] } ], "mendeley" : { "formattedCitation" : "[22]", "plainTextFormattedCitation" : "[22]", "previouslyFormattedCitation" : "(Nilosek, Walvoord, and Salvaggio 2014)" }, "properties" : { "noteIndex" : 0 }, "schema" : "https://github.com/citation-style-language/schema/raw/master/csl-citation.json" }</w:instrText>
      </w:r>
      <w:r w:rsidR="001927E7">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[22]</w:t>
      </w:r>
      <w:r w:rsidR="001927E7">
        <w:rPr>
          <w:rFonts w:ascii="Times New Roman" w:hAnsi="Times New Roman" w:cs="Times New Roman"/>
          <w:sz w:val="24"/>
          <w:szCs w:val="24"/>
        </w:rPr>
        <w:fldChar w:fldCharType="end"/>
      </w:r>
      <w:r w:rsidR="00E87DFC">
        <w:rPr>
          <w:rFonts w:ascii="Times New Roman" w:hAnsi="Times New Roman" w:cs="Times New Roman"/>
          <w:sz w:val="24"/>
          <w:szCs w:val="24"/>
        </w:rPr>
        <w:t>.</w:t>
      </w:r>
      <w:r w:rsidR="002A5482">
        <w:rPr>
          <w:rFonts w:ascii="Times New Roman" w:hAnsi="Times New Roman" w:cs="Times New Roman"/>
          <w:sz w:val="24"/>
          <w:szCs w:val="24"/>
        </w:rPr>
        <w:t xml:space="preserve"> </w:t>
      </w:r>
      <w:r w:rsidR="00E87DFC">
        <w:rPr>
          <w:rFonts w:ascii="Times New Roman" w:hAnsi="Times New Roman" w:cs="Times New Roman"/>
          <w:sz w:val="24"/>
          <w:szCs w:val="24"/>
        </w:rPr>
        <w:t xml:space="preserve">While DIRSIG </w:t>
      </w:r>
      <w:r w:rsidR="002A08D4">
        <w:rPr>
          <w:rFonts w:ascii="Times New Roman" w:hAnsi="Times New Roman" w:cs="Times New Roman"/>
          <w:sz w:val="24"/>
          <w:szCs w:val="24"/>
        </w:rPr>
        <w:t xml:space="preserve">generates </w:t>
      </w:r>
      <w:r w:rsidR="00E87DFC">
        <w:rPr>
          <w:rFonts w:ascii="Times New Roman" w:hAnsi="Times New Roman" w:cs="Times New Roman"/>
          <w:sz w:val="24"/>
          <w:szCs w:val="24"/>
        </w:rPr>
        <w:t>radiometrically</w:t>
      </w:r>
      <w:r w:rsidR="007204D8">
        <w:rPr>
          <w:rFonts w:ascii="Times New Roman" w:hAnsi="Times New Roman" w:cs="Times New Roman"/>
          <w:sz w:val="24"/>
          <w:szCs w:val="24"/>
        </w:rPr>
        <w:t>-</w:t>
      </w:r>
      <w:r w:rsidR="00E87DFC">
        <w:rPr>
          <w:rFonts w:ascii="Times New Roman" w:hAnsi="Times New Roman" w:cs="Times New Roman"/>
          <w:sz w:val="24"/>
          <w:szCs w:val="24"/>
        </w:rPr>
        <w:t xml:space="preserve"> and </w:t>
      </w:r>
      <w:r w:rsidR="007204D8">
        <w:rPr>
          <w:rFonts w:ascii="Times New Roman" w:hAnsi="Times New Roman" w:cs="Times New Roman"/>
          <w:sz w:val="24"/>
          <w:szCs w:val="24"/>
        </w:rPr>
        <w:t>geometrically-</w:t>
      </w:r>
      <w:r w:rsidR="00E87DFC">
        <w:rPr>
          <w:rFonts w:ascii="Times New Roman" w:hAnsi="Times New Roman" w:cs="Times New Roman"/>
          <w:sz w:val="24"/>
          <w:szCs w:val="24"/>
        </w:rPr>
        <w:t>accurate imagery, it is currently not available to the public.</w:t>
      </w:r>
      <w:r w:rsidR="00734B7F">
        <w:rPr>
          <w:rFonts w:ascii="Times New Roman" w:hAnsi="Times New Roman" w:cs="Times New Roman"/>
          <w:sz w:val="24"/>
          <w:szCs w:val="24"/>
        </w:rPr>
        <w:t xml:space="preserve"> </w:t>
      </w:r>
      <w:r w:rsidR="005D4847">
        <w:rPr>
          <w:rFonts w:ascii="Times New Roman" w:hAnsi="Times New Roman" w:cs="Times New Roman"/>
          <w:sz w:val="24"/>
          <w:szCs w:val="24"/>
        </w:rPr>
        <w:t>Considerations in selecting the renderer used in this work included a desire to use publicly-available and open-source software, to the extent possible</w:t>
      </w:r>
      <w:del w:id="16" w:author="Richie" w:date="2017-03-04T00:42:00Z">
        <w:r w:rsidR="005D4847" w:rsidDel="009E71FA">
          <w:rPr>
            <w:rFonts w:ascii="Times New Roman" w:hAnsi="Times New Roman" w:cs="Times New Roman"/>
            <w:sz w:val="24"/>
            <w:szCs w:val="24"/>
          </w:rPr>
          <w:delText>,</w:delText>
        </w:r>
      </w:del>
      <w:ins w:id="17" w:author="Richie" w:date="2017-03-04T00:42:00Z">
        <w:r w:rsidR="009E71FA">
          <w:rPr>
            <w:rFonts w:ascii="Times New Roman" w:hAnsi="Times New Roman" w:cs="Times New Roman"/>
            <w:sz w:val="24"/>
            <w:szCs w:val="24"/>
          </w:rPr>
          <w:t>.</w:t>
        </w:r>
      </w:ins>
      <w:r w:rsidR="005D4847">
        <w:rPr>
          <w:rFonts w:ascii="Times New Roman" w:hAnsi="Times New Roman" w:cs="Times New Roman"/>
          <w:sz w:val="24"/>
          <w:szCs w:val="24"/>
        </w:rPr>
        <w:t xml:space="preserve"> </w:t>
      </w:r>
    </w:p>
    <w:p w14:paraId="5D795A34" w14:textId="3CAE797A" w:rsidR="00D140CD" w:rsidRDefault="00D140CD" w:rsidP="00927410">
      <w:pPr>
        <w:pStyle w:val="Heading1"/>
      </w:pPr>
      <w:r>
        <w:t>Materials and Methods</w:t>
      </w:r>
    </w:p>
    <w:p w14:paraId="0C770362" w14:textId="383A03E3" w:rsidR="00627FFA" w:rsidRPr="0063190F" w:rsidRDefault="00627FFA" w:rsidP="0063190F">
      <w:pPr>
        <w:rPr>
          <w:rFonts w:ascii="Times New Roman" w:hAnsi="Times New Roman" w:cs="Times New Roman"/>
          <w:sz w:val="24"/>
          <w:szCs w:val="24"/>
        </w:rPr>
      </w:pPr>
      <w:r w:rsidRPr="0063190F">
        <w:rPr>
          <w:rFonts w:ascii="Times New Roman" w:hAnsi="Times New Roman" w:cs="Times New Roman"/>
          <w:sz w:val="24"/>
          <w:szCs w:val="24"/>
        </w:rPr>
        <w:t>The use and validation of a computer graphics based methodology to render imagery for SfM analysis is presented in this paper. First, a series of tests are presented that should be performed to ensure that a render engine is generating photogrammetrically</w:t>
      </w:r>
      <w:r w:rsidR="005D4847">
        <w:rPr>
          <w:rFonts w:ascii="Times New Roman" w:hAnsi="Times New Roman" w:cs="Times New Roman"/>
          <w:sz w:val="24"/>
          <w:szCs w:val="24"/>
        </w:rPr>
        <w:t>-</w:t>
      </w:r>
      <w:r w:rsidRPr="0063190F">
        <w:rPr>
          <w:rFonts w:ascii="Times New Roman" w:hAnsi="Times New Roman" w:cs="Times New Roman"/>
          <w:sz w:val="24"/>
          <w:szCs w:val="24"/>
        </w:rPr>
        <w:t xml:space="preserve">accurate imagery. The results of these tests for the Blender Internal Render Engine are presented and provide validation that the render engine is </w:t>
      </w:r>
      <w:r w:rsidR="005D4847">
        <w:rPr>
          <w:rFonts w:ascii="Times New Roman" w:hAnsi="Times New Roman" w:cs="Times New Roman"/>
          <w:sz w:val="24"/>
          <w:szCs w:val="24"/>
        </w:rPr>
        <w:t xml:space="preserve">sufficiently </w:t>
      </w:r>
      <w:r w:rsidRPr="0063190F">
        <w:rPr>
          <w:rFonts w:ascii="Times New Roman" w:hAnsi="Times New Roman" w:cs="Times New Roman"/>
          <w:sz w:val="24"/>
          <w:szCs w:val="24"/>
        </w:rPr>
        <w:t>accurate</w:t>
      </w:r>
      <w:r w:rsidR="005D4847">
        <w:rPr>
          <w:rFonts w:ascii="Times New Roman" w:hAnsi="Times New Roman" w:cs="Times New Roman"/>
          <w:sz w:val="24"/>
          <w:szCs w:val="24"/>
        </w:rPr>
        <w:t xml:space="preserve"> for testing SfM-MVS software</w:t>
      </w:r>
      <w:r w:rsidRPr="0063190F">
        <w:rPr>
          <w:rFonts w:ascii="Times New Roman" w:hAnsi="Times New Roman" w:cs="Times New Roman"/>
          <w:sz w:val="24"/>
          <w:szCs w:val="24"/>
        </w:rPr>
        <w:t xml:space="preserve">. An example use case experiment is </w:t>
      </w:r>
      <w:r w:rsidR="005D4847">
        <w:rPr>
          <w:rFonts w:ascii="Times New Roman" w:hAnsi="Times New Roman" w:cs="Times New Roman"/>
          <w:sz w:val="24"/>
          <w:szCs w:val="24"/>
        </w:rPr>
        <w:t xml:space="preserve">then presented, in which the </w:t>
      </w:r>
      <w:r w:rsidRPr="0063190F">
        <w:rPr>
          <w:rFonts w:ascii="Times New Roman" w:hAnsi="Times New Roman" w:cs="Times New Roman"/>
          <w:sz w:val="24"/>
          <w:szCs w:val="24"/>
        </w:rPr>
        <w:t xml:space="preserve">effect of Agisoft Photoscan Dense Reconstruction Quality on point cloud accuracy is presented utilizing the Blender Internal Render Engine. A few results from the example experiment are presented to demonstrate the potential of the methodology to perform sensitivity analyses. The results suggest that higher dense reconstruction quality settings result in a </w:t>
      </w:r>
      <w:r w:rsidR="00D928B4" w:rsidRPr="0063190F">
        <w:rPr>
          <w:rFonts w:ascii="Times New Roman" w:hAnsi="Times New Roman" w:cs="Times New Roman"/>
          <w:sz w:val="24"/>
          <w:szCs w:val="24"/>
        </w:rPr>
        <w:t>point cloud</w:t>
      </w:r>
      <w:r w:rsidRPr="0063190F">
        <w:rPr>
          <w:rFonts w:ascii="Times New Roman" w:hAnsi="Times New Roman" w:cs="Times New Roman"/>
          <w:sz w:val="24"/>
          <w:szCs w:val="24"/>
        </w:rPr>
        <w:t xml:space="preserve"> which is</w:t>
      </w:r>
      <w:r w:rsidR="00A7232F" w:rsidRPr="0063190F">
        <w:rPr>
          <w:rFonts w:ascii="Times New Roman" w:hAnsi="Times New Roman" w:cs="Times New Roman"/>
          <w:sz w:val="24"/>
          <w:szCs w:val="24"/>
        </w:rPr>
        <w:t xml:space="preserve"> more accurate and contains more points.</w:t>
      </w:r>
      <w:r w:rsidR="005A13BF">
        <w:rPr>
          <w:rFonts w:ascii="Times New Roman" w:hAnsi="Times New Roman" w:cs="Times New Roman"/>
          <w:sz w:val="24"/>
          <w:szCs w:val="24"/>
        </w:rPr>
        <w:t xml:space="preserve"> </w:t>
      </w:r>
      <w:r w:rsidR="00A7232F" w:rsidRPr="0063190F">
        <w:rPr>
          <w:rFonts w:ascii="Times New Roman" w:hAnsi="Times New Roman" w:cs="Times New Roman"/>
          <w:sz w:val="24"/>
          <w:szCs w:val="24"/>
        </w:rPr>
        <w:t xml:space="preserve">Interestingly, results are presented which demonstrate that a lower dense reconstruction quality setting will sometimes generate points in a region where there is a data gap in a </w:t>
      </w:r>
      <w:r w:rsidR="00D928B4" w:rsidRPr="0063190F">
        <w:rPr>
          <w:rFonts w:ascii="Times New Roman" w:hAnsi="Times New Roman" w:cs="Times New Roman"/>
          <w:sz w:val="24"/>
          <w:szCs w:val="24"/>
        </w:rPr>
        <w:t>point cloud</w:t>
      </w:r>
      <w:r w:rsidR="00A7232F" w:rsidRPr="0063190F">
        <w:rPr>
          <w:rFonts w:ascii="Times New Roman" w:hAnsi="Times New Roman" w:cs="Times New Roman"/>
          <w:sz w:val="24"/>
          <w:szCs w:val="24"/>
        </w:rPr>
        <w:t xml:space="preserve"> generated with a higher reconstruction quality setting.</w:t>
      </w:r>
      <w:r w:rsidR="005A13BF">
        <w:rPr>
          <w:rFonts w:ascii="Times New Roman" w:hAnsi="Times New Roman" w:cs="Times New Roman"/>
          <w:sz w:val="24"/>
          <w:szCs w:val="24"/>
        </w:rPr>
        <w:t xml:space="preserve"> </w:t>
      </w:r>
    </w:p>
    <w:p w14:paraId="310C7AF5" w14:textId="77777777" w:rsidR="00C62AD5" w:rsidRPr="001A40BB" w:rsidRDefault="00C62AD5" w:rsidP="00927410">
      <w:pPr>
        <w:pStyle w:val="Heading2"/>
      </w:pPr>
      <w:r w:rsidRPr="001A40BB">
        <w:t>Render Accuracy Validation</w:t>
      </w:r>
    </w:p>
    <w:p w14:paraId="46D5C83E" w14:textId="560C51A6"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There are many different </w:t>
      </w:r>
      <w:r w:rsidR="002A08D4">
        <w:rPr>
          <w:rFonts w:ascii="Times New Roman" w:hAnsi="Times New Roman" w:cs="Times New Roman"/>
          <w:sz w:val="24"/>
          <w:szCs w:val="24"/>
        </w:rPr>
        <w:t xml:space="preserve">open source and commercial </w:t>
      </w:r>
      <w:r w:rsidRPr="001A40BB">
        <w:rPr>
          <w:rFonts w:ascii="Times New Roman" w:hAnsi="Times New Roman" w:cs="Times New Roman"/>
          <w:sz w:val="24"/>
          <w:szCs w:val="24"/>
        </w:rPr>
        <w:t xml:space="preserve">render engines available to generate imagery </w:t>
      </w:r>
      <w:r w:rsidR="002A08D4">
        <w:rPr>
          <w:rFonts w:ascii="Times New Roman" w:hAnsi="Times New Roman" w:cs="Times New Roman"/>
          <w:sz w:val="24"/>
          <w:szCs w:val="24"/>
        </w:rPr>
        <w:t xml:space="preserve">of </w:t>
      </w:r>
      <w:r w:rsidRPr="001A40BB">
        <w:rPr>
          <w:rFonts w:ascii="Times New Roman" w:hAnsi="Times New Roman" w:cs="Times New Roman"/>
          <w:sz w:val="24"/>
          <w:szCs w:val="24"/>
        </w:rPr>
        <w:t>simulated scene</w:t>
      </w:r>
      <w:r w:rsidR="002A08D4">
        <w:rPr>
          <w:rFonts w:ascii="Times New Roman" w:hAnsi="Times New Roman" w:cs="Times New Roman"/>
          <w:sz w:val="24"/>
          <w:szCs w:val="24"/>
        </w:rPr>
        <w:t>s, but b</w:t>
      </w:r>
      <w:r w:rsidRPr="001A40BB">
        <w:rPr>
          <w:rFonts w:ascii="Times New Roman" w:hAnsi="Times New Roman" w:cs="Times New Roman"/>
          <w:sz w:val="24"/>
          <w:szCs w:val="24"/>
        </w:rPr>
        <w:t xml:space="preserve">efore using a render engine to analyze surface </w:t>
      </w:r>
      <w:r w:rsidRPr="001A40BB">
        <w:rPr>
          <w:rFonts w:ascii="Times New Roman" w:hAnsi="Times New Roman" w:cs="Times New Roman"/>
          <w:sz w:val="24"/>
          <w:szCs w:val="24"/>
        </w:rPr>
        <w:lastRenderedPageBreak/>
        <w:t>reconstructions a series of validation experiments should be performed to ensure that the render engine is ge</w:t>
      </w:r>
      <w:r w:rsidR="002A08D4">
        <w:rPr>
          <w:rFonts w:ascii="Times New Roman" w:hAnsi="Times New Roman" w:cs="Times New Roman"/>
          <w:sz w:val="24"/>
          <w:szCs w:val="24"/>
        </w:rPr>
        <w:t>nerating imagery as expected.</w:t>
      </w:r>
      <w:r w:rsidR="002A5482">
        <w:rPr>
          <w:rFonts w:ascii="Times New Roman" w:hAnsi="Times New Roman" w:cs="Times New Roman"/>
          <w:sz w:val="24"/>
          <w:szCs w:val="24"/>
        </w:rPr>
        <w:t xml:space="preserve"> </w:t>
      </w:r>
      <w:r w:rsidR="002A08D4">
        <w:rPr>
          <w:rFonts w:ascii="Times New Roman" w:hAnsi="Times New Roman" w:cs="Times New Roman"/>
          <w:sz w:val="24"/>
          <w:szCs w:val="24"/>
        </w:rPr>
        <w:t>V</w:t>
      </w:r>
      <w:r w:rsidRPr="001A40BB">
        <w:rPr>
          <w:rFonts w:ascii="Times New Roman" w:hAnsi="Times New Roman" w:cs="Times New Roman"/>
          <w:sz w:val="24"/>
          <w:szCs w:val="24"/>
        </w:rPr>
        <w:t xml:space="preserve">alidation experiments are performed to ensure </w:t>
      </w:r>
      <w:r w:rsidR="002A08D4">
        <w:rPr>
          <w:rFonts w:ascii="Times New Roman" w:hAnsi="Times New Roman" w:cs="Times New Roman"/>
          <w:sz w:val="24"/>
          <w:szCs w:val="24"/>
        </w:rPr>
        <w:t xml:space="preserve">accurate rendering, and that any resultant error in a data product </w:t>
      </w:r>
      <w:r w:rsidRPr="001A40BB">
        <w:rPr>
          <w:rFonts w:ascii="Times New Roman" w:hAnsi="Times New Roman" w:cs="Times New Roman"/>
          <w:sz w:val="24"/>
          <w:szCs w:val="24"/>
        </w:rPr>
        <w:t xml:space="preserve">is due to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algorithm</w:t>
      </w:r>
      <w:r w:rsidR="002A08D4">
        <w:rPr>
          <w:rFonts w:ascii="Times New Roman" w:hAnsi="Times New Roman" w:cs="Times New Roman"/>
          <w:sz w:val="24"/>
          <w:szCs w:val="24"/>
        </w:rPr>
        <w:t>.</w:t>
      </w:r>
      <w:r w:rsidR="002A5482">
        <w:rPr>
          <w:rFonts w:ascii="Times New Roman" w:hAnsi="Times New Roman" w:cs="Times New Roman"/>
          <w:sz w:val="24"/>
          <w:szCs w:val="24"/>
        </w:rPr>
        <w:t xml:space="preserve"> </w:t>
      </w:r>
      <w:r w:rsidR="005D4847">
        <w:rPr>
          <w:rFonts w:ascii="Times New Roman" w:hAnsi="Times New Roman" w:cs="Times New Roman"/>
          <w:sz w:val="24"/>
          <w:szCs w:val="24"/>
        </w:rPr>
        <w:t>While this work uses the</w:t>
      </w:r>
      <w:r w:rsidRPr="001A40BB">
        <w:rPr>
          <w:rFonts w:ascii="Times New Roman" w:hAnsi="Times New Roman" w:cs="Times New Roman"/>
          <w:sz w:val="24"/>
          <w:szCs w:val="24"/>
        </w:rPr>
        <w:t xml:space="preserve"> Blender Internal Render Engine, </w:t>
      </w:r>
      <w:r w:rsidR="005D4847">
        <w:rPr>
          <w:rFonts w:ascii="Times New Roman" w:hAnsi="Times New Roman" w:cs="Times New Roman"/>
          <w:sz w:val="24"/>
          <w:szCs w:val="24"/>
        </w:rPr>
        <w:t>it is important to note that this</w:t>
      </w:r>
      <w:r w:rsidRPr="001A40BB">
        <w:rPr>
          <w:rFonts w:ascii="Times New Roman" w:hAnsi="Times New Roman" w:cs="Times New Roman"/>
          <w:sz w:val="24"/>
          <w:szCs w:val="24"/>
        </w:rPr>
        <w:t xml:space="preserve"> validation methodology could be applied to any render engine.</w:t>
      </w:r>
      <w:r w:rsidR="002A5482">
        <w:rPr>
          <w:rFonts w:ascii="Times New Roman" w:hAnsi="Times New Roman" w:cs="Times New Roman"/>
          <w:sz w:val="24"/>
          <w:szCs w:val="24"/>
        </w:rPr>
        <w:t xml:space="preserve"> </w:t>
      </w:r>
      <w:r w:rsidR="007204D8">
        <w:rPr>
          <w:rFonts w:ascii="Times New Roman" w:hAnsi="Times New Roman" w:cs="Times New Roman"/>
          <w:sz w:val="24"/>
          <w:szCs w:val="24"/>
        </w:rPr>
        <w:t xml:space="preserve">It should be </w:t>
      </w:r>
      <w:r w:rsidR="005D4847">
        <w:rPr>
          <w:rFonts w:ascii="Times New Roman" w:hAnsi="Times New Roman" w:cs="Times New Roman"/>
          <w:sz w:val="24"/>
          <w:szCs w:val="24"/>
        </w:rPr>
        <w:t xml:space="preserve">also </w:t>
      </w:r>
      <w:r w:rsidR="007204D8">
        <w:rPr>
          <w:rFonts w:ascii="Times New Roman" w:hAnsi="Times New Roman" w:cs="Times New Roman"/>
          <w:sz w:val="24"/>
          <w:szCs w:val="24"/>
        </w:rPr>
        <w:t>noted that our focus in this study is on geometric accuracy, so procedures to</w:t>
      </w:r>
      <w:r w:rsidRPr="001A40BB">
        <w:rPr>
          <w:rFonts w:ascii="Times New Roman" w:hAnsi="Times New Roman" w:cs="Times New Roman"/>
          <w:sz w:val="24"/>
          <w:szCs w:val="24"/>
        </w:rPr>
        <w:t xml:space="preserve"> validate </w:t>
      </w:r>
      <w:r w:rsidR="007204D8">
        <w:rPr>
          <w:rFonts w:ascii="Times New Roman" w:hAnsi="Times New Roman" w:cs="Times New Roman"/>
          <w:sz w:val="24"/>
          <w:szCs w:val="24"/>
        </w:rPr>
        <w:t xml:space="preserve">the radiometric </w:t>
      </w:r>
      <w:r w:rsidR="005D4847">
        <w:rPr>
          <w:rFonts w:ascii="Times New Roman" w:hAnsi="Times New Roman" w:cs="Times New Roman"/>
          <w:sz w:val="24"/>
          <w:szCs w:val="24"/>
        </w:rPr>
        <w:t xml:space="preserve">fidelity </w:t>
      </w:r>
      <w:r w:rsidR="007204D8">
        <w:rPr>
          <w:rFonts w:ascii="Times New Roman" w:hAnsi="Times New Roman" w:cs="Times New Roman"/>
          <w:sz w:val="24"/>
          <w:szCs w:val="24"/>
        </w:rPr>
        <w:t>are beyond the current scope</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7B6673">
        <w:rPr>
          <w:rFonts w:ascii="Times New Roman" w:hAnsi="Times New Roman" w:cs="Times New Roman"/>
          <w:sz w:val="24"/>
          <w:szCs w:val="24"/>
        </w:rPr>
        <w:t>SfM keypoints are detected based on image texture gradients, and are not influenced by radiometric accuracy of the scene.</w:t>
      </w:r>
      <w:r w:rsidR="002A5482">
        <w:rPr>
          <w:rFonts w:ascii="Times New Roman" w:hAnsi="Times New Roman" w:cs="Times New Roman"/>
          <w:sz w:val="24"/>
          <w:szCs w:val="24"/>
        </w:rPr>
        <w:t xml:space="preserve"> </w:t>
      </w:r>
      <w:r w:rsidR="007B6673">
        <w:rPr>
          <w:rFonts w:ascii="Times New Roman" w:hAnsi="Times New Roman" w:cs="Times New Roman"/>
          <w:sz w:val="24"/>
          <w:szCs w:val="24"/>
        </w:rPr>
        <w:t>For this experimentation methodology, it is more important for the object diffuse texture and colors to remain constant from various viewing angles.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authors recognize the render engine could also be validated by rigorously analyzing or developing the rendering source code, but </w:t>
      </w:r>
      <w:r w:rsidR="005A13BF">
        <w:rPr>
          <w:rFonts w:ascii="Times New Roman" w:hAnsi="Times New Roman" w:cs="Times New Roman"/>
          <w:sz w:val="24"/>
          <w:szCs w:val="24"/>
        </w:rPr>
        <w:t>such procedures would likely then be infeasible (due to time, cost or personnel constraints) for many users who wish to implement these procedures using closed-source software</w:t>
      </w:r>
      <w:r w:rsidRPr="001A40BB">
        <w:rPr>
          <w:rFonts w:ascii="Times New Roman" w:hAnsi="Times New Roman" w:cs="Times New Roman"/>
          <w:sz w:val="24"/>
          <w:szCs w:val="24"/>
        </w:rPr>
        <w:t>.</w:t>
      </w:r>
    </w:p>
    <w:p w14:paraId="126FD80E" w14:textId="77777777" w:rsidR="00C62AD5" w:rsidRPr="001A40BB" w:rsidRDefault="00C62AD5" w:rsidP="00927410">
      <w:pPr>
        <w:pStyle w:val="Heading2"/>
      </w:pPr>
      <w:r w:rsidRPr="001A40BB">
        <w:t>Photogrammetric Projection Accuracy</w:t>
      </w:r>
    </w:p>
    <w:p w14:paraId="67C04948" w14:textId="7A12B1D3"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first validation experiment is designed to ensure that the camera interior and exterior orientation are set accurately using a pinhole camera model.</w:t>
      </w:r>
      <w:r w:rsidR="002A5482">
        <w:rPr>
          <w:rFonts w:ascii="Times New Roman" w:hAnsi="Times New Roman" w:cs="Times New Roman"/>
          <w:sz w:val="24"/>
          <w:szCs w:val="24"/>
        </w:rPr>
        <w:t xml:space="preserve"> </w:t>
      </w:r>
      <w:r w:rsidR="00A7232F">
        <w:rPr>
          <w:rFonts w:ascii="Times New Roman" w:hAnsi="Times New Roman" w:cs="Times New Roman"/>
          <w:sz w:val="24"/>
          <w:szCs w:val="24"/>
        </w:rPr>
        <w:t>The pinhole camera model represents an ideal test case</w:t>
      </w:r>
      <w:r w:rsidR="008E3BF5">
        <w:rPr>
          <w:rFonts w:ascii="Times New Roman" w:hAnsi="Times New Roman" w:cs="Times New Roman"/>
          <w:sz w:val="24"/>
          <w:szCs w:val="24"/>
        </w:rPr>
        <w:t xml:space="preserve"> and is commonly the output from render engines</w:t>
      </w:r>
      <w:r w:rsidR="00A7232F">
        <w:rPr>
          <w:rFonts w:ascii="Times New Roman" w:hAnsi="Times New Roman" w:cs="Times New Roman"/>
          <w:sz w:val="24"/>
          <w:szCs w:val="24"/>
        </w:rPr>
        <w:t>.</w:t>
      </w:r>
      <w:r w:rsidR="005A13BF">
        <w:rPr>
          <w:rFonts w:ascii="Times New Roman" w:hAnsi="Times New Roman" w:cs="Times New Roman"/>
          <w:sz w:val="24"/>
          <w:szCs w:val="24"/>
        </w:rPr>
        <w:t xml:space="preserve"> </w:t>
      </w:r>
      <w:r w:rsidR="008E3BF5">
        <w:rPr>
          <w:rFonts w:ascii="Times New Roman" w:hAnsi="Times New Roman" w:cs="Times New Roman"/>
          <w:sz w:val="24"/>
          <w:szCs w:val="24"/>
        </w:rPr>
        <w:t>While Vertex Shaders can be programmed and implemented into a Computer Graphics workflow to accurately simulate lens distortion, the programming and implementation of this method is time consuming and can be confusing for someone not familiar with computer graphics.</w:t>
      </w:r>
      <w:r w:rsidR="005A13BF">
        <w:rPr>
          <w:rFonts w:ascii="Times New Roman" w:hAnsi="Times New Roman" w:cs="Times New Roman"/>
          <w:sz w:val="24"/>
          <w:szCs w:val="24"/>
        </w:rPr>
        <w:t xml:space="preserve"> </w:t>
      </w:r>
      <w:r w:rsidR="008E3BF5">
        <w:rPr>
          <w:rFonts w:ascii="Times New Roman" w:hAnsi="Times New Roman" w:cs="Times New Roman"/>
          <w:sz w:val="24"/>
          <w:szCs w:val="24"/>
        </w:rPr>
        <w:t>For this experiment, lens effects are simulated in postprocessing by distorting the pixels and reinterpolating onto a grid</w:t>
      </w:r>
      <w:r w:rsidR="00A7232F">
        <w:rPr>
          <w:rFonts w:ascii="Times New Roman" w:hAnsi="Times New Roman" w:cs="Times New Roman"/>
          <w:sz w:val="24"/>
          <w:szCs w:val="24"/>
        </w:rPr>
        <w:t xml:space="preserve">. </w:t>
      </w:r>
      <w:r w:rsidR="008E3BF5">
        <w:rPr>
          <w:rFonts w:ascii="Times New Roman" w:hAnsi="Times New Roman" w:cs="Times New Roman"/>
          <w:sz w:val="24"/>
          <w:szCs w:val="24"/>
        </w:rPr>
        <w:t xml:space="preserve">Therefore, </w:t>
      </w:r>
      <w:r w:rsidR="007F150D">
        <w:rPr>
          <w:rFonts w:ascii="Times New Roman" w:hAnsi="Times New Roman" w:cs="Times New Roman"/>
          <w:sz w:val="24"/>
          <w:szCs w:val="24"/>
        </w:rPr>
        <w:t>if</w:t>
      </w:r>
      <w:r w:rsidR="008E3BF5">
        <w:rPr>
          <w:rFonts w:ascii="Times New Roman" w:hAnsi="Times New Roman" w:cs="Times New Roman"/>
          <w:sz w:val="24"/>
          <w:szCs w:val="24"/>
        </w:rPr>
        <w:t xml:space="preserve"> the initial pinhole camera model assumption is photogrammetrically valid, the distortion will also be valid.</w:t>
      </w:r>
      <w:r w:rsidR="005A13BF">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w:t>
      </w:r>
      <w:r w:rsidR="00FA1058">
        <w:rPr>
          <w:rFonts w:ascii="Times New Roman" w:hAnsi="Times New Roman" w:cs="Times New Roman"/>
          <w:sz w:val="24"/>
          <w:szCs w:val="24"/>
        </w:rPr>
        <w:t xml:space="preserve">initial </w:t>
      </w:r>
      <w:r w:rsidRPr="001A40BB">
        <w:rPr>
          <w:rFonts w:ascii="Times New Roman" w:hAnsi="Times New Roman" w:cs="Times New Roman"/>
          <w:sz w:val="24"/>
          <w:szCs w:val="24"/>
        </w:rPr>
        <w:t>experiment is performed by creating a simple scene consisting of a 1000m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cube with a 10x10 </w:t>
      </w:r>
      <w:r w:rsidR="00FA1058" w:rsidRPr="001A40BB">
        <w:rPr>
          <w:rFonts w:ascii="Times New Roman" w:hAnsi="Times New Roman" w:cs="Times New Roman"/>
          <w:sz w:val="24"/>
          <w:szCs w:val="24"/>
        </w:rPr>
        <w:t>black</w:t>
      </w:r>
      <w:r w:rsidR="00FA1058">
        <w:rPr>
          <w:rFonts w:ascii="Times New Roman" w:hAnsi="Times New Roman" w:cs="Times New Roman"/>
          <w:sz w:val="24"/>
          <w:szCs w:val="24"/>
        </w:rPr>
        <w:t>-</w:t>
      </w:r>
      <w:r w:rsidR="00FA1058" w:rsidRPr="001A40BB">
        <w:rPr>
          <w:rFonts w:ascii="Times New Roman" w:hAnsi="Times New Roman" w:cs="Times New Roman"/>
          <w:sz w:val="24"/>
          <w:szCs w:val="24"/>
        </w:rPr>
        <w:t>and</w:t>
      </w:r>
      <w:r w:rsidR="00FA1058">
        <w:rPr>
          <w:rFonts w:ascii="Times New Roman" w:hAnsi="Times New Roman" w:cs="Times New Roman"/>
          <w:sz w:val="24"/>
          <w:szCs w:val="24"/>
        </w:rPr>
        <w:t>-</w:t>
      </w:r>
      <w:r w:rsidRPr="001A40BB">
        <w:rPr>
          <w:rFonts w:ascii="Times New Roman" w:hAnsi="Times New Roman" w:cs="Times New Roman"/>
          <w:sz w:val="24"/>
          <w:szCs w:val="24"/>
        </w:rPr>
        <w:t xml:space="preserve">white checkerboard pattern on each wall, as depicted in </w:t>
      </w:r>
      <w:r w:rsidR="001927E7">
        <w:rPr>
          <w:rFonts w:ascii="Times New Roman" w:hAnsi="Times New Roman" w:cs="Times New Roman"/>
          <w:sz w:val="24"/>
          <w:szCs w:val="24"/>
        </w:rPr>
        <w:t>Figure 1</w:t>
      </w:r>
      <w:r w:rsidRPr="001A40BB">
        <w:rPr>
          <w:rFonts w:ascii="Times New Roman" w:hAnsi="Times New Roman" w:cs="Times New Roman"/>
          <w:sz w:val="24"/>
          <w:szCs w:val="24"/>
        </w:rPr>
        <w:t>.</w:t>
      </w:r>
      <w:r w:rsidR="005A13BF">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w:t>
      </w:r>
      <w:r w:rsidR="0050285A" w:rsidRPr="001A40BB">
        <w:rPr>
          <w:rFonts w:ascii="Times New Roman" w:hAnsi="Times New Roman" w:cs="Times New Roman"/>
          <w:sz w:val="24"/>
          <w:szCs w:val="24"/>
        </w:rPr>
        <w:t>black</w:t>
      </w:r>
      <w:r w:rsidR="0050285A">
        <w:rPr>
          <w:rFonts w:ascii="Times New Roman" w:hAnsi="Times New Roman" w:cs="Times New Roman"/>
          <w:sz w:val="24"/>
          <w:szCs w:val="24"/>
        </w:rPr>
        <w:t>-</w:t>
      </w:r>
      <w:r w:rsidR="0050285A" w:rsidRPr="001A40BB">
        <w:rPr>
          <w:rFonts w:ascii="Times New Roman" w:hAnsi="Times New Roman" w:cs="Times New Roman"/>
          <w:sz w:val="24"/>
          <w:szCs w:val="24"/>
        </w:rPr>
        <w:t>and</w:t>
      </w:r>
      <w:r w:rsidR="0050285A">
        <w:rPr>
          <w:rFonts w:ascii="Times New Roman" w:hAnsi="Times New Roman" w:cs="Times New Roman"/>
          <w:sz w:val="24"/>
          <w:szCs w:val="24"/>
        </w:rPr>
        <w:t>-</w:t>
      </w:r>
      <w:r w:rsidRPr="001A40BB">
        <w:rPr>
          <w:rFonts w:ascii="Times New Roman" w:hAnsi="Times New Roman" w:cs="Times New Roman"/>
          <w:sz w:val="24"/>
          <w:szCs w:val="24"/>
        </w:rPr>
        <w:t>white corner of each checkerboard corner is at known 3D world coordinates.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 series of images </w:t>
      </w:r>
      <w:r w:rsidR="008C7376">
        <w:rPr>
          <w:rFonts w:ascii="Times New Roman" w:hAnsi="Times New Roman" w:cs="Times New Roman"/>
          <w:sz w:val="24"/>
          <w:szCs w:val="24"/>
        </w:rPr>
        <w:t>is</w:t>
      </w:r>
      <w:r w:rsidRPr="001A40BB">
        <w:rPr>
          <w:rFonts w:ascii="Times New Roman" w:hAnsi="Times New Roman" w:cs="Times New Roman"/>
          <w:sz w:val="24"/>
          <w:szCs w:val="24"/>
        </w:rPr>
        <w:t xml:space="preserve"> rendered using various camera rotations, translations, focal lengths, sensor sizes, and principal point coordinates.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To ensure that the images are rendered correctly, the coordinates of the checkerboard corners are calculated from the rendered imagery using a corner feature detector and compared to the expected coordinates of the targets using photogrammetric equations.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difference between the </w:t>
      </w:r>
      <w:r w:rsidR="00362220" w:rsidRPr="001A40BB">
        <w:rPr>
          <w:rFonts w:ascii="Times New Roman" w:hAnsi="Times New Roman" w:cs="Times New Roman"/>
          <w:sz w:val="24"/>
          <w:szCs w:val="24"/>
        </w:rPr>
        <w:t>image</w:t>
      </w:r>
      <w:r w:rsidR="00362220">
        <w:rPr>
          <w:rFonts w:ascii="Times New Roman" w:hAnsi="Times New Roman" w:cs="Times New Roman"/>
          <w:sz w:val="24"/>
          <w:szCs w:val="24"/>
        </w:rPr>
        <w:t>-</w:t>
      </w:r>
      <w:r w:rsidRPr="001A40BB">
        <w:rPr>
          <w:rFonts w:ascii="Times New Roman" w:hAnsi="Times New Roman" w:cs="Times New Roman"/>
          <w:sz w:val="24"/>
          <w:szCs w:val="24"/>
        </w:rPr>
        <w:t>derived coordinates and the photogrammetric equation derived coordinates should have a mean of 0 in both dimensions, and a subpixel variance on the order of the accuracy of the image corner feature detector.</w:t>
      </w:r>
      <w:r w:rsidR="002A5482">
        <w:rPr>
          <w:rFonts w:ascii="Times New Roman" w:hAnsi="Times New Roman" w:cs="Times New Roman"/>
          <w:sz w:val="24"/>
          <w:szCs w:val="24"/>
        </w:rPr>
        <w:t xml:space="preserve"> </w:t>
      </w:r>
    </w:p>
    <w:p w14:paraId="56C831D6" w14:textId="593AE08E" w:rsidR="00C62AD5" w:rsidRPr="001A40BB" w:rsidRDefault="00C62AD5" w:rsidP="004B1D62">
      <w:pPr>
        <w:spacing w:line="240" w:lineRule="auto"/>
        <w:rPr>
          <w:rFonts w:ascii="Times New Roman" w:hAnsi="Times New Roman" w:cs="Times New Roman"/>
          <w:sz w:val="24"/>
          <w:szCs w:val="24"/>
        </w:rPr>
      </w:pPr>
    </w:p>
    <w:p w14:paraId="63D19AFF" w14:textId="076C1A55" w:rsidR="00406A39" w:rsidRDefault="00406A39" w:rsidP="004B1D62">
      <w:pPr>
        <w:spacing w:line="240" w:lineRule="auto"/>
        <w:ind w:firstLine="720"/>
        <w:rPr>
          <w:rFonts w:ascii="Times New Roman" w:hAnsi="Times New Roman" w:cs="Times New Roman"/>
          <w:sz w:val="24"/>
          <w:szCs w:val="24"/>
        </w:rPr>
      </w:pPr>
    </w:p>
    <w:p w14:paraId="0D3C324A" w14:textId="5E5484D3" w:rsidR="007B6673" w:rsidRDefault="007B6673"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4D564904" w14:textId="77777777" w:rsidR="00C42672" w:rsidRDefault="000A6573" w:rsidP="007F150D">
      <w:pPr>
        <w:keepNext/>
        <w:spacing w:line="240" w:lineRule="auto"/>
      </w:pPr>
      <w:r>
        <w:rPr>
          <w:rFonts w:ascii="Times New Roman" w:hAnsi="Times New Roman" w:cs="Times New Roman"/>
          <w:noProof/>
          <w:sz w:val="24"/>
          <w:szCs w:val="24"/>
        </w:rPr>
        <w:lastRenderedPageBreak/>
        <w:drawing>
          <wp:inline distT="0" distB="0" distL="0" distR="0" wp14:anchorId="6BFD0B44" wp14:editId="015837BC">
            <wp:extent cx="5941780" cy="2702257"/>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xzoom.png"/>
                    <pic:cNvPicPr/>
                  </pic:nvPicPr>
                  <pic:blipFill rotWithShape="1">
                    <a:blip r:embed="rId10" cstate="print">
                      <a:extLst>
                        <a:ext uri="{28A0092B-C50C-407E-A947-70E740481C1C}">
                          <a14:useLocalDpi xmlns:a14="http://schemas.microsoft.com/office/drawing/2010/main" val="0"/>
                        </a:ext>
                      </a:extLst>
                    </a:blip>
                    <a:srcRect t="7956" b="9128"/>
                    <a:stretch/>
                  </pic:blipFill>
                  <pic:spPr bwMode="auto">
                    <a:xfrm>
                      <a:off x="0" y="0"/>
                      <a:ext cx="5943600" cy="2703085"/>
                    </a:xfrm>
                    <a:prstGeom prst="rect">
                      <a:avLst/>
                    </a:prstGeom>
                    <a:ln>
                      <a:noFill/>
                    </a:ln>
                    <a:extLst>
                      <a:ext uri="{53640926-AAD7-44D8-BBD7-CCE9431645EC}">
                        <a14:shadowObscured xmlns:a14="http://schemas.microsoft.com/office/drawing/2010/main"/>
                      </a:ext>
                    </a:extLst>
                  </pic:spPr>
                </pic:pic>
              </a:graphicData>
            </a:graphic>
          </wp:inline>
        </w:drawing>
      </w:r>
    </w:p>
    <w:p w14:paraId="62ED4549" w14:textId="5CEDB2FE" w:rsidR="000A6573" w:rsidRDefault="00C42672" w:rsidP="007F150D">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611DF">
        <w:rPr>
          <w:noProof/>
        </w:rPr>
        <w:t>1</w:t>
      </w:r>
      <w:r>
        <w:fldChar w:fldCharType="end"/>
      </w:r>
      <w:r>
        <w:t xml:space="preserve">. A cube with a 10x10 checkerboard pattern on each wall is used to </w:t>
      </w:r>
      <w:r w:rsidR="007F150D">
        <w:t>validate</w:t>
      </w:r>
      <w:r>
        <w:t xml:space="preserve"> the photogrammetric accuracy of the Blender Internal Render Engine</w:t>
      </w:r>
    </w:p>
    <w:p w14:paraId="592CC10C" w14:textId="181D918D"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To validate the photogrammetric projection accuracy of the Blender Internal Render Engine using this experiment, a 1000</w:t>
      </w:r>
      <w:r w:rsidR="00362220">
        <w:rPr>
          <w:rFonts w:ascii="Times New Roman" w:hAnsi="Times New Roman" w:cs="Times New Roman"/>
          <w:sz w:val="24"/>
          <w:szCs w:val="24"/>
        </w:rPr>
        <w:t xml:space="preserve"> </w:t>
      </w:r>
      <w:r w:rsidRPr="001A40BB">
        <w:rPr>
          <w:rFonts w:ascii="Times New Roman" w:hAnsi="Times New Roman" w:cs="Times New Roman"/>
          <w:sz w:val="24"/>
          <w:szCs w:val="24"/>
        </w:rPr>
        <w:t>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cube was placed with the centroid at the origin.</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Five hundred images were rendered using five different interior orientations and random exterior orientations throughout the inside of the cube.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These parameters were input using the Blender Python API, and the distribution of each input parameter are shown in </w:t>
      </w:r>
      <w:r w:rsidR="007B6673">
        <w:rPr>
          <w:rFonts w:ascii="Times New Roman" w:hAnsi="Times New Roman" w:cs="Times New Roman"/>
          <w:sz w:val="24"/>
          <w:szCs w:val="24"/>
        </w:rPr>
        <w:t>Table 1</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accuracy of the imagery was observed qualitatively by plotting the photogrammetric equation calculated points on the imagery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ensure a rough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Once the rough accuracy is confirmed, a nearest neighbor is used to develop correspondences between the Harris corner coordinates and the photogrammetric equation derived coordinates.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mean and variance of the differences between the correspondences in each experiment are shown in </w:t>
      </w:r>
      <w:r w:rsidR="00964013">
        <w:rPr>
          <w:rFonts w:ascii="Times New Roman" w:hAnsi="Times New Roman" w:cs="Times New Roman"/>
          <w:sz w:val="24"/>
          <w:szCs w:val="24"/>
        </w:rPr>
        <w:t>Table 2.</w:t>
      </w:r>
    </w:p>
    <w:p w14:paraId="4DFA94E9" w14:textId="12CAE170" w:rsidR="00A91844" w:rsidRPr="00A53A68" w:rsidRDefault="00A91844" w:rsidP="00A53A68">
      <w:pPr>
        <w:pStyle w:val="Caption"/>
        <w:keepNext/>
        <w:rPr>
          <w:i w:val="0"/>
        </w:rPr>
      </w:pPr>
      <w:r>
        <w:t xml:space="preserve">Table </w:t>
      </w:r>
      <w:r>
        <w:fldChar w:fldCharType="begin"/>
      </w:r>
      <w:r>
        <w:instrText xml:space="preserve"> SEQ Table \* ARABIC </w:instrText>
      </w:r>
      <w:r>
        <w:fldChar w:fldCharType="separate"/>
      </w:r>
      <w:r w:rsidR="002D0C4F">
        <w:rPr>
          <w:noProof/>
        </w:rPr>
        <w:t>1</w:t>
      </w:r>
      <w:r>
        <w:fldChar w:fldCharType="end"/>
      </w:r>
      <w:r>
        <w:t xml:space="preserve">. </w:t>
      </w:r>
      <w:r>
        <w:rPr>
          <w:i w:val="0"/>
        </w:rPr>
        <w:t>The position of the cameras used to render the imagery were uniformly distributed using parameters to capture a wide distribution of look angles and positions within the box.  Note that the translation was kept greater than one meter away from the edge of the box on all sides.</w:t>
      </w:r>
    </w:p>
    <w:tbl>
      <w:tblPr>
        <w:tblStyle w:val="GridTable1Light"/>
        <w:tblW w:w="5307" w:type="dxa"/>
        <w:tblLook w:val="04A0" w:firstRow="1" w:lastRow="0" w:firstColumn="1" w:lastColumn="0" w:noHBand="0" w:noVBand="1"/>
      </w:tblPr>
      <w:tblGrid>
        <w:gridCol w:w="2088"/>
        <w:gridCol w:w="1111"/>
        <w:gridCol w:w="1148"/>
        <w:gridCol w:w="960"/>
      </w:tblGrid>
      <w:tr w:rsidR="00A91844" w:rsidRPr="00A91844" w14:paraId="4F4E9926" w14:textId="77777777" w:rsidTr="00A53A6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8" w:type="dxa"/>
            <w:noWrap/>
            <w:hideMark/>
          </w:tcPr>
          <w:p w14:paraId="18689BC1" w14:textId="77777777" w:rsidR="00A91844" w:rsidRPr="00A91844" w:rsidRDefault="00A91844" w:rsidP="00A91844">
            <w:pPr>
              <w:rPr>
                <w:rFonts w:ascii="Calibri" w:eastAsia="Times New Roman" w:hAnsi="Calibri" w:cs="Calibri"/>
                <w:color w:val="000000"/>
              </w:rPr>
            </w:pPr>
            <w:r w:rsidRPr="00A91844">
              <w:rPr>
                <w:rFonts w:ascii="Calibri" w:eastAsia="Times New Roman" w:hAnsi="Calibri" w:cs="Calibri"/>
                <w:color w:val="000000"/>
              </w:rPr>
              <w:t>Parameter</w:t>
            </w:r>
          </w:p>
        </w:tc>
        <w:tc>
          <w:tcPr>
            <w:tcW w:w="1111" w:type="dxa"/>
            <w:noWrap/>
            <w:hideMark/>
          </w:tcPr>
          <w:p w14:paraId="002BF9C2" w14:textId="77777777" w:rsidR="00A91844" w:rsidRPr="00A91844" w:rsidRDefault="00A91844" w:rsidP="00A9184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Minimum</w:t>
            </w:r>
          </w:p>
        </w:tc>
        <w:tc>
          <w:tcPr>
            <w:tcW w:w="1148" w:type="dxa"/>
            <w:noWrap/>
            <w:hideMark/>
          </w:tcPr>
          <w:p w14:paraId="32193542" w14:textId="77777777" w:rsidR="00A91844" w:rsidRPr="00A91844" w:rsidRDefault="00A91844" w:rsidP="00A9184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Maximum</w:t>
            </w:r>
          </w:p>
        </w:tc>
        <w:tc>
          <w:tcPr>
            <w:tcW w:w="960" w:type="dxa"/>
            <w:noWrap/>
            <w:hideMark/>
          </w:tcPr>
          <w:p w14:paraId="0C1CFE25" w14:textId="77777777" w:rsidR="00A91844" w:rsidRPr="00A91844" w:rsidRDefault="00A91844" w:rsidP="00A9184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units</w:t>
            </w:r>
          </w:p>
        </w:tc>
      </w:tr>
      <w:tr w:rsidR="00A91844" w:rsidRPr="00A91844" w14:paraId="513E274D"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2088" w:type="dxa"/>
            <w:noWrap/>
            <w:hideMark/>
          </w:tcPr>
          <w:p w14:paraId="15561A21" w14:textId="77777777" w:rsidR="00A91844" w:rsidRPr="00A91844" w:rsidRDefault="00A91844" w:rsidP="00A91844">
            <w:pPr>
              <w:rPr>
                <w:rFonts w:ascii="Calibri" w:eastAsia="Times New Roman" w:hAnsi="Calibri" w:cs="Calibri"/>
                <w:color w:val="000000"/>
              </w:rPr>
            </w:pPr>
            <w:r w:rsidRPr="00A91844">
              <w:rPr>
                <w:rFonts w:ascii="Calibri" w:eastAsia="Times New Roman" w:hAnsi="Calibri" w:cs="Calibri"/>
                <w:color w:val="000000"/>
              </w:rPr>
              <w:t>Translation X, Y, Z</w:t>
            </w:r>
          </w:p>
        </w:tc>
        <w:tc>
          <w:tcPr>
            <w:tcW w:w="1111" w:type="dxa"/>
            <w:noWrap/>
            <w:hideMark/>
          </w:tcPr>
          <w:p w14:paraId="233516DE"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-4</w:t>
            </w:r>
          </w:p>
        </w:tc>
        <w:tc>
          <w:tcPr>
            <w:tcW w:w="1148" w:type="dxa"/>
            <w:noWrap/>
            <w:hideMark/>
          </w:tcPr>
          <w:p w14:paraId="46BB02F0"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4</w:t>
            </w:r>
          </w:p>
        </w:tc>
        <w:tc>
          <w:tcPr>
            <w:tcW w:w="960" w:type="dxa"/>
            <w:noWrap/>
            <w:hideMark/>
          </w:tcPr>
          <w:p w14:paraId="0F6C852F"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m</w:t>
            </w:r>
          </w:p>
        </w:tc>
      </w:tr>
      <w:tr w:rsidR="00A91844" w:rsidRPr="00A91844" w14:paraId="2CB2BFE2"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2088" w:type="dxa"/>
            <w:noWrap/>
            <w:hideMark/>
          </w:tcPr>
          <w:p w14:paraId="58769CE6" w14:textId="13C27578" w:rsidR="00A91844" w:rsidRPr="00A91844" w:rsidRDefault="00A91844" w:rsidP="00A91844">
            <w:pPr>
              <w:rPr>
                <w:rFonts w:ascii="Calibri" w:eastAsia="Times New Roman" w:hAnsi="Calibri" w:cs="Calibri"/>
                <w:color w:val="000000"/>
              </w:rPr>
            </w:pPr>
            <w:r w:rsidRPr="00A91844">
              <w:rPr>
                <w:rFonts w:ascii="Calibri" w:eastAsia="Times New Roman" w:hAnsi="Calibri" w:cs="Calibri"/>
                <w:color w:val="000000"/>
              </w:rPr>
              <w:t xml:space="preserve">Rotation </w:t>
            </w:r>
            <w:r>
              <w:rPr>
                <w:rFonts w:ascii="Calibri" w:eastAsia="Times New Roman" w:hAnsi="Calibri" w:cs="Calibri"/>
                <w:color w:val="000000"/>
              </w:rPr>
              <w:t>θ</w:t>
            </w:r>
            <w:r w:rsidRPr="00A91844">
              <w:rPr>
                <w:rFonts w:ascii="Calibri" w:eastAsia="Times New Roman" w:hAnsi="Calibri" w:cs="Calibri"/>
                <w:color w:val="000000"/>
              </w:rPr>
              <w:t xml:space="preserve">, </w:t>
            </w:r>
            <w:r>
              <w:rPr>
                <w:rFonts w:ascii="Calibri" w:eastAsia="Times New Roman" w:hAnsi="Calibri" w:cs="Calibri"/>
                <w:color w:val="000000"/>
              </w:rPr>
              <w:t>Φ</w:t>
            </w:r>
          </w:p>
        </w:tc>
        <w:tc>
          <w:tcPr>
            <w:tcW w:w="1111" w:type="dxa"/>
            <w:noWrap/>
            <w:hideMark/>
          </w:tcPr>
          <w:p w14:paraId="596DFAEB"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0</w:t>
            </w:r>
          </w:p>
        </w:tc>
        <w:tc>
          <w:tcPr>
            <w:tcW w:w="1148" w:type="dxa"/>
            <w:noWrap/>
            <w:hideMark/>
          </w:tcPr>
          <w:p w14:paraId="6B4001A1"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360</w:t>
            </w:r>
          </w:p>
        </w:tc>
        <w:tc>
          <w:tcPr>
            <w:tcW w:w="960" w:type="dxa"/>
            <w:noWrap/>
            <w:hideMark/>
          </w:tcPr>
          <w:p w14:paraId="118B6BC9"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degrees</w:t>
            </w:r>
          </w:p>
        </w:tc>
      </w:tr>
      <w:tr w:rsidR="00A91844" w:rsidRPr="00A91844" w14:paraId="2927B99E"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2088" w:type="dxa"/>
            <w:noWrap/>
            <w:hideMark/>
          </w:tcPr>
          <w:p w14:paraId="60780DFA" w14:textId="61A2D232" w:rsidR="00A91844" w:rsidRPr="00A91844" w:rsidRDefault="00A91844" w:rsidP="00A91844">
            <w:pPr>
              <w:rPr>
                <w:rFonts w:ascii="Calibri" w:eastAsia="Times New Roman" w:hAnsi="Calibri" w:cs="Calibri"/>
                <w:color w:val="000000"/>
              </w:rPr>
            </w:pPr>
            <w:r w:rsidRPr="00A91844">
              <w:rPr>
                <w:rFonts w:ascii="Calibri" w:eastAsia="Times New Roman" w:hAnsi="Calibri" w:cs="Calibri"/>
                <w:color w:val="000000"/>
              </w:rPr>
              <w:t xml:space="preserve">Rotation </w:t>
            </w:r>
            <w:r>
              <w:rPr>
                <w:rFonts w:ascii="Calibri" w:eastAsia="Times New Roman" w:hAnsi="Calibri" w:cs="Calibri"/>
                <w:color w:val="000000"/>
              </w:rPr>
              <w:t>ω</w:t>
            </w:r>
          </w:p>
        </w:tc>
        <w:tc>
          <w:tcPr>
            <w:tcW w:w="1111" w:type="dxa"/>
            <w:noWrap/>
            <w:hideMark/>
          </w:tcPr>
          <w:p w14:paraId="78BD1798"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0</w:t>
            </w:r>
          </w:p>
        </w:tc>
        <w:tc>
          <w:tcPr>
            <w:tcW w:w="1148" w:type="dxa"/>
            <w:noWrap/>
            <w:hideMark/>
          </w:tcPr>
          <w:p w14:paraId="093F1204"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180</w:t>
            </w:r>
          </w:p>
        </w:tc>
        <w:tc>
          <w:tcPr>
            <w:tcW w:w="960" w:type="dxa"/>
            <w:noWrap/>
            <w:hideMark/>
          </w:tcPr>
          <w:p w14:paraId="53A2D73A" w14:textId="77777777" w:rsidR="00A91844" w:rsidRPr="00A91844" w:rsidRDefault="00A91844" w:rsidP="00A9184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91844">
              <w:rPr>
                <w:rFonts w:ascii="Calibri" w:eastAsia="Times New Roman" w:hAnsi="Calibri" w:cs="Calibri"/>
                <w:color w:val="000000"/>
              </w:rPr>
              <w:t>degrees</w:t>
            </w:r>
          </w:p>
        </w:tc>
      </w:tr>
    </w:tbl>
    <w:p w14:paraId="533EAE35" w14:textId="43BDB46C" w:rsidR="00837130" w:rsidRDefault="00837130" w:rsidP="004B1D62">
      <w:pPr>
        <w:spacing w:line="240" w:lineRule="auto"/>
        <w:rPr>
          <w:rFonts w:ascii="Times New Roman" w:hAnsi="Times New Roman" w:cs="Times New Roman"/>
          <w:sz w:val="24"/>
          <w:szCs w:val="24"/>
        </w:rPr>
      </w:pPr>
    </w:p>
    <w:p w14:paraId="59AB080A" w14:textId="1C8475A0" w:rsidR="009360D1" w:rsidRPr="00A53A68" w:rsidRDefault="009360D1" w:rsidP="00A53A68">
      <w:pPr>
        <w:pStyle w:val="Caption"/>
        <w:keepNext/>
        <w:rPr>
          <w:i w:val="0"/>
        </w:rPr>
      </w:pPr>
      <w:r>
        <w:t xml:space="preserve">Table </w:t>
      </w:r>
      <w:r>
        <w:fldChar w:fldCharType="begin"/>
      </w:r>
      <w:r>
        <w:instrText xml:space="preserve"> SEQ Table \* ARABIC </w:instrText>
      </w:r>
      <w:r>
        <w:fldChar w:fldCharType="separate"/>
      </w:r>
      <w:r w:rsidR="002D0C4F">
        <w:rPr>
          <w:noProof/>
        </w:rPr>
        <w:t>2</w:t>
      </w:r>
      <w:r>
        <w:fldChar w:fldCharType="end"/>
      </w:r>
      <w:r>
        <w:t xml:space="preserve">. </w:t>
      </w:r>
      <w:r>
        <w:rPr>
          <w:i w:val="0"/>
        </w:rPr>
        <w:t xml:space="preserve">The difference between the position of the corners as detected with the Harris Corner algorithm are compared to the expect position of the corners from the collinearity photogrammetry equations to ensure that the rendering algorithm is working as expected.  Note that the mean and variance of the difference between the expected and detected corner are sub pixel for each simulation, which suggests that the Blender Internal Renderer generates photogrammetrically accurate imagery. </w:t>
      </w:r>
    </w:p>
    <w:tbl>
      <w:tblPr>
        <w:tblStyle w:val="GridTable1Light"/>
        <w:tblW w:w="8864" w:type="dxa"/>
        <w:tblLook w:val="04A0" w:firstRow="1" w:lastRow="0" w:firstColumn="1" w:lastColumn="0" w:noHBand="0" w:noVBand="1"/>
      </w:tblPr>
      <w:tblGrid>
        <w:gridCol w:w="1798"/>
        <w:gridCol w:w="1360"/>
        <w:gridCol w:w="1006"/>
        <w:gridCol w:w="830"/>
        <w:gridCol w:w="830"/>
        <w:gridCol w:w="1006"/>
        <w:gridCol w:w="837"/>
        <w:gridCol w:w="1197"/>
      </w:tblGrid>
      <w:tr w:rsidR="009360D1" w:rsidRPr="009360D1" w14:paraId="2FCE6ACF" w14:textId="77777777" w:rsidTr="00A53A6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8" w:type="dxa"/>
            <w:vMerge w:val="restart"/>
            <w:noWrap/>
            <w:hideMark/>
          </w:tcPr>
          <w:p w14:paraId="4A537903" w14:textId="77777777" w:rsidR="009360D1" w:rsidRPr="009360D1" w:rsidRDefault="009360D1" w:rsidP="009360D1">
            <w:pPr>
              <w:jc w:val="center"/>
              <w:rPr>
                <w:rFonts w:ascii="Calibri" w:eastAsia="Times New Roman" w:hAnsi="Calibri" w:cs="Calibri"/>
                <w:color w:val="000000"/>
              </w:rPr>
            </w:pPr>
            <w:r w:rsidRPr="009360D1">
              <w:rPr>
                <w:rFonts w:ascii="Calibri" w:eastAsia="Times New Roman" w:hAnsi="Calibri" w:cs="Calibri"/>
                <w:color w:val="000000"/>
              </w:rPr>
              <w:t>Parameter</w:t>
            </w:r>
          </w:p>
        </w:tc>
        <w:tc>
          <w:tcPr>
            <w:tcW w:w="1360" w:type="dxa"/>
            <w:vMerge w:val="restart"/>
            <w:noWrap/>
            <w:hideMark/>
          </w:tcPr>
          <w:p w14:paraId="7F563423" w14:textId="77777777" w:rsidR="009360D1" w:rsidRPr="009360D1" w:rsidRDefault="009360D1" w:rsidP="009360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Units</w:t>
            </w:r>
          </w:p>
        </w:tc>
        <w:tc>
          <w:tcPr>
            <w:tcW w:w="4509" w:type="dxa"/>
            <w:gridSpan w:val="5"/>
            <w:noWrap/>
            <w:hideMark/>
          </w:tcPr>
          <w:p w14:paraId="291B30EE" w14:textId="77777777" w:rsidR="009360D1" w:rsidRPr="009360D1" w:rsidRDefault="009360D1" w:rsidP="009360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Simulation Number</w:t>
            </w:r>
          </w:p>
        </w:tc>
        <w:tc>
          <w:tcPr>
            <w:tcW w:w="1197" w:type="dxa"/>
            <w:vMerge w:val="restart"/>
            <w:noWrap/>
            <w:hideMark/>
          </w:tcPr>
          <w:p w14:paraId="1330EB03" w14:textId="2ADF4B4A" w:rsidR="009360D1" w:rsidRPr="009360D1" w:rsidRDefault="009360D1" w:rsidP="009360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Summary</w:t>
            </w:r>
          </w:p>
        </w:tc>
      </w:tr>
      <w:tr w:rsidR="009360D1" w:rsidRPr="009360D1" w14:paraId="31E62761"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vMerge/>
            <w:hideMark/>
          </w:tcPr>
          <w:p w14:paraId="1CE443E5" w14:textId="77777777" w:rsidR="009360D1" w:rsidRPr="009360D1" w:rsidRDefault="009360D1" w:rsidP="009360D1">
            <w:pPr>
              <w:rPr>
                <w:rFonts w:ascii="Calibri" w:eastAsia="Times New Roman" w:hAnsi="Calibri" w:cs="Calibri"/>
                <w:color w:val="000000"/>
              </w:rPr>
            </w:pPr>
          </w:p>
        </w:tc>
        <w:tc>
          <w:tcPr>
            <w:tcW w:w="1360" w:type="dxa"/>
            <w:vMerge/>
            <w:hideMark/>
          </w:tcPr>
          <w:p w14:paraId="7C0D609C"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006" w:type="dxa"/>
            <w:noWrap/>
            <w:hideMark/>
          </w:tcPr>
          <w:p w14:paraId="28403842"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1</w:t>
            </w:r>
          </w:p>
        </w:tc>
        <w:tc>
          <w:tcPr>
            <w:tcW w:w="830" w:type="dxa"/>
            <w:noWrap/>
            <w:hideMark/>
          </w:tcPr>
          <w:p w14:paraId="42BB11EB"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2</w:t>
            </w:r>
          </w:p>
        </w:tc>
        <w:tc>
          <w:tcPr>
            <w:tcW w:w="830" w:type="dxa"/>
            <w:noWrap/>
            <w:hideMark/>
          </w:tcPr>
          <w:p w14:paraId="1DAB4B53"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3</w:t>
            </w:r>
          </w:p>
        </w:tc>
        <w:tc>
          <w:tcPr>
            <w:tcW w:w="1006" w:type="dxa"/>
            <w:noWrap/>
            <w:hideMark/>
          </w:tcPr>
          <w:p w14:paraId="4F7578A8"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w:t>
            </w:r>
          </w:p>
        </w:tc>
        <w:tc>
          <w:tcPr>
            <w:tcW w:w="837" w:type="dxa"/>
            <w:noWrap/>
            <w:hideMark/>
          </w:tcPr>
          <w:p w14:paraId="68A2A623"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5</w:t>
            </w:r>
          </w:p>
        </w:tc>
        <w:tc>
          <w:tcPr>
            <w:tcW w:w="1197" w:type="dxa"/>
            <w:vMerge/>
            <w:hideMark/>
          </w:tcPr>
          <w:p w14:paraId="42CC7624"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9360D1" w:rsidRPr="009360D1" w14:paraId="124D321B"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65818B01"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hFOV</w:t>
            </w:r>
          </w:p>
        </w:tc>
        <w:tc>
          <w:tcPr>
            <w:tcW w:w="1360" w:type="dxa"/>
            <w:noWrap/>
            <w:hideMark/>
          </w:tcPr>
          <w:p w14:paraId="35BE8C3E"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degrees</w:t>
            </w:r>
          </w:p>
        </w:tc>
        <w:tc>
          <w:tcPr>
            <w:tcW w:w="1006" w:type="dxa"/>
            <w:noWrap/>
            <w:hideMark/>
          </w:tcPr>
          <w:p w14:paraId="6A16E90F"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22.9</w:t>
            </w:r>
          </w:p>
        </w:tc>
        <w:tc>
          <w:tcPr>
            <w:tcW w:w="830" w:type="dxa"/>
            <w:noWrap/>
            <w:hideMark/>
          </w:tcPr>
          <w:p w14:paraId="0BF7C9AE"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57.9</w:t>
            </w:r>
          </w:p>
        </w:tc>
        <w:tc>
          <w:tcPr>
            <w:tcW w:w="830" w:type="dxa"/>
            <w:noWrap/>
            <w:hideMark/>
          </w:tcPr>
          <w:p w14:paraId="3C00DAE6"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72.6</w:t>
            </w:r>
          </w:p>
        </w:tc>
        <w:tc>
          <w:tcPr>
            <w:tcW w:w="1006" w:type="dxa"/>
            <w:noWrap/>
            <w:hideMark/>
          </w:tcPr>
          <w:p w14:paraId="07DA765C"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73.8</w:t>
            </w:r>
          </w:p>
        </w:tc>
        <w:tc>
          <w:tcPr>
            <w:tcW w:w="837" w:type="dxa"/>
            <w:noWrap/>
            <w:hideMark/>
          </w:tcPr>
          <w:p w14:paraId="62FB61D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93.5</w:t>
            </w:r>
          </w:p>
        </w:tc>
        <w:tc>
          <w:tcPr>
            <w:tcW w:w="1197" w:type="dxa"/>
            <w:noWrap/>
            <w:hideMark/>
          </w:tcPr>
          <w:p w14:paraId="60E64F33" w14:textId="77777777" w:rsidR="009360D1" w:rsidRPr="009360D1" w:rsidRDefault="009360D1" w:rsidP="00A53A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n/a</w:t>
            </w:r>
          </w:p>
        </w:tc>
      </w:tr>
      <w:tr w:rsidR="009360D1" w:rsidRPr="009360D1" w14:paraId="651CC629"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368800F6"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Focal Length</w:t>
            </w:r>
          </w:p>
        </w:tc>
        <w:tc>
          <w:tcPr>
            <w:tcW w:w="1360" w:type="dxa"/>
            <w:noWrap/>
            <w:hideMark/>
          </w:tcPr>
          <w:p w14:paraId="1A99BE54"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mm</w:t>
            </w:r>
          </w:p>
        </w:tc>
        <w:tc>
          <w:tcPr>
            <w:tcW w:w="1006" w:type="dxa"/>
            <w:noWrap/>
            <w:hideMark/>
          </w:tcPr>
          <w:p w14:paraId="172751A5"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55</w:t>
            </w:r>
          </w:p>
        </w:tc>
        <w:tc>
          <w:tcPr>
            <w:tcW w:w="830" w:type="dxa"/>
            <w:noWrap/>
            <w:hideMark/>
          </w:tcPr>
          <w:p w14:paraId="5A73D219"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4.1</w:t>
            </w:r>
          </w:p>
        </w:tc>
        <w:tc>
          <w:tcPr>
            <w:tcW w:w="830" w:type="dxa"/>
            <w:noWrap/>
            <w:hideMark/>
          </w:tcPr>
          <w:p w14:paraId="284FFAE6"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16</w:t>
            </w:r>
          </w:p>
        </w:tc>
        <w:tc>
          <w:tcPr>
            <w:tcW w:w="1006" w:type="dxa"/>
            <w:noWrap/>
            <w:hideMark/>
          </w:tcPr>
          <w:p w14:paraId="1F592006"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4.11</w:t>
            </w:r>
          </w:p>
        </w:tc>
        <w:tc>
          <w:tcPr>
            <w:tcW w:w="837" w:type="dxa"/>
            <w:noWrap/>
            <w:hideMark/>
          </w:tcPr>
          <w:p w14:paraId="392E512F"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2.9</w:t>
            </w:r>
          </w:p>
        </w:tc>
        <w:tc>
          <w:tcPr>
            <w:tcW w:w="1197" w:type="dxa"/>
            <w:noWrap/>
            <w:hideMark/>
          </w:tcPr>
          <w:p w14:paraId="40ED4B18" w14:textId="77777777" w:rsidR="009360D1" w:rsidRPr="009360D1" w:rsidRDefault="009360D1" w:rsidP="00A53A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n/a</w:t>
            </w:r>
          </w:p>
        </w:tc>
      </w:tr>
      <w:tr w:rsidR="009360D1" w:rsidRPr="009360D1" w14:paraId="364A0C72"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1BEAF128"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lastRenderedPageBreak/>
              <w:t>Sensor Width</w:t>
            </w:r>
          </w:p>
        </w:tc>
        <w:tc>
          <w:tcPr>
            <w:tcW w:w="1360" w:type="dxa"/>
            <w:noWrap/>
            <w:hideMark/>
          </w:tcPr>
          <w:p w14:paraId="1F325257"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mm</w:t>
            </w:r>
          </w:p>
        </w:tc>
        <w:tc>
          <w:tcPr>
            <w:tcW w:w="1006" w:type="dxa"/>
            <w:noWrap/>
            <w:hideMark/>
          </w:tcPr>
          <w:p w14:paraId="688DA008"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22.3</w:t>
            </w:r>
          </w:p>
        </w:tc>
        <w:tc>
          <w:tcPr>
            <w:tcW w:w="830" w:type="dxa"/>
            <w:noWrap/>
            <w:hideMark/>
          </w:tcPr>
          <w:p w14:paraId="1C41373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4.54</w:t>
            </w:r>
          </w:p>
        </w:tc>
        <w:tc>
          <w:tcPr>
            <w:tcW w:w="830" w:type="dxa"/>
            <w:noWrap/>
            <w:hideMark/>
          </w:tcPr>
          <w:p w14:paraId="0CF0DAF5"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23.5</w:t>
            </w:r>
          </w:p>
        </w:tc>
        <w:tc>
          <w:tcPr>
            <w:tcW w:w="1006" w:type="dxa"/>
            <w:noWrap/>
            <w:hideMark/>
          </w:tcPr>
          <w:p w14:paraId="0F0C9A89"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6.17</w:t>
            </w:r>
          </w:p>
        </w:tc>
        <w:tc>
          <w:tcPr>
            <w:tcW w:w="837" w:type="dxa"/>
            <w:noWrap/>
            <w:hideMark/>
          </w:tcPr>
          <w:p w14:paraId="71912FB7"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6.17</w:t>
            </w:r>
          </w:p>
        </w:tc>
        <w:tc>
          <w:tcPr>
            <w:tcW w:w="1197" w:type="dxa"/>
            <w:noWrap/>
            <w:hideMark/>
          </w:tcPr>
          <w:p w14:paraId="69E0774A" w14:textId="77777777" w:rsidR="009360D1" w:rsidRPr="009360D1" w:rsidRDefault="009360D1" w:rsidP="00A53A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n/a</w:t>
            </w:r>
          </w:p>
        </w:tc>
      </w:tr>
      <w:tr w:rsidR="009360D1" w:rsidRPr="009360D1" w14:paraId="4C872E85"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51CC3FDD"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Horizontal</w:t>
            </w:r>
          </w:p>
        </w:tc>
        <w:tc>
          <w:tcPr>
            <w:tcW w:w="1360" w:type="dxa"/>
            <w:noWrap/>
            <w:hideMark/>
          </w:tcPr>
          <w:p w14:paraId="23BAE1F2"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537AC087"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5184</w:t>
            </w:r>
          </w:p>
        </w:tc>
        <w:tc>
          <w:tcPr>
            <w:tcW w:w="830" w:type="dxa"/>
            <w:noWrap/>
            <w:hideMark/>
          </w:tcPr>
          <w:p w14:paraId="2738DD0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3264</w:t>
            </w:r>
          </w:p>
        </w:tc>
        <w:tc>
          <w:tcPr>
            <w:tcW w:w="830" w:type="dxa"/>
            <w:noWrap/>
            <w:hideMark/>
          </w:tcPr>
          <w:p w14:paraId="4B8505A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5456</w:t>
            </w:r>
          </w:p>
        </w:tc>
        <w:tc>
          <w:tcPr>
            <w:tcW w:w="1006" w:type="dxa"/>
            <w:noWrap/>
            <w:hideMark/>
          </w:tcPr>
          <w:p w14:paraId="4937A267"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4608</w:t>
            </w:r>
          </w:p>
        </w:tc>
        <w:tc>
          <w:tcPr>
            <w:tcW w:w="837" w:type="dxa"/>
            <w:noWrap/>
            <w:hideMark/>
          </w:tcPr>
          <w:p w14:paraId="765E1A1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4000</w:t>
            </w:r>
          </w:p>
        </w:tc>
        <w:tc>
          <w:tcPr>
            <w:tcW w:w="1197" w:type="dxa"/>
            <w:noWrap/>
            <w:hideMark/>
          </w:tcPr>
          <w:p w14:paraId="131CBC6E" w14:textId="77777777" w:rsidR="009360D1" w:rsidRPr="009360D1" w:rsidRDefault="009360D1" w:rsidP="00A53A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n/a</w:t>
            </w:r>
          </w:p>
        </w:tc>
      </w:tr>
      <w:tr w:rsidR="009360D1" w:rsidRPr="009360D1" w14:paraId="48C5632A"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791086D8"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Vertical</w:t>
            </w:r>
          </w:p>
        </w:tc>
        <w:tc>
          <w:tcPr>
            <w:tcW w:w="1360" w:type="dxa"/>
            <w:noWrap/>
            <w:hideMark/>
          </w:tcPr>
          <w:p w14:paraId="0A120734"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70AB1DBF"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3456</w:t>
            </w:r>
          </w:p>
        </w:tc>
        <w:tc>
          <w:tcPr>
            <w:tcW w:w="830" w:type="dxa"/>
            <w:noWrap/>
            <w:hideMark/>
          </w:tcPr>
          <w:p w14:paraId="6FA109A4"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2448</w:t>
            </w:r>
          </w:p>
        </w:tc>
        <w:tc>
          <w:tcPr>
            <w:tcW w:w="830" w:type="dxa"/>
            <w:noWrap/>
            <w:hideMark/>
          </w:tcPr>
          <w:p w14:paraId="0FFBD018"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3632</w:t>
            </w:r>
          </w:p>
        </w:tc>
        <w:tc>
          <w:tcPr>
            <w:tcW w:w="1006" w:type="dxa"/>
            <w:noWrap/>
            <w:hideMark/>
          </w:tcPr>
          <w:p w14:paraId="4A6AD168"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3456</w:t>
            </w:r>
          </w:p>
        </w:tc>
        <w:tc>
          <w:tcPr>
            <w:tcW w:w="837" w:type="dxa"/>
            <w:noWrap/>
            <w:hideMark/>
          </w:tcPr>
          <w:p w14:paraId="7EF04E75"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3000</w:t>
            </w:r>
          </w:p>
        </w:tc>
        <w:tc>
          <w:tcPr>
            <w:tcW w:w="1197" w:type="dxa"/>
            <w:noWrap/>
            <w:hideMark/>
          </w:tcPr>
          <w:p w14:paraId="63FEC9E0" w14:textId="77777777" w:rsidR="009360D1" w:rsidRPr="009360D1" w:rsidRDefault="009360D1" w:rsidP="00A53A6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n/a</w:t>
            </w:r>
          </w:p>
        </w:tc>
      </w:tr>
      <w:tr w:rsidR="009360D1" w:rsidRPr="009360D1" w14:paraId="46DCA9BE"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577A1DD2"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Correspondences</w:t>
            </w:r>
          </w:p>
        </w:tc>
        <w:tc>
          <w:tcPr>
            <w:tcW w:w="1360" w:type="dxa"/>
            <w:noWrap/>
            <w:hideMark/>
          </w:tcPr>
          <w:p w14:paraId="02D6D9C9"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unitless</w:t>
            </w:r>
          </w:p>
        </w:tc>
        <w:tc>
          <w:tcPr>
            <w:tcW w:w="1006" w:type="dxa"/>
            <w:noWrap/>
            <w:hideMark/>
          </w:tcPr>
          <w:p w14:paraId="076D94FE"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462</w:t>
            </w:r>
          </w:p>
        </w:tc>
        <w:tc>
          <w:tcPr>
            <w:tcW w:w="830" w:type="dxa"/>
            <w:noWrap/>
            <w:hideMark/>
          </w:tcPr>
          <w:p w14:paraId="11F984C2"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3538</w:t>
            </w:r>
          </w:p>
        </w:tc>
        <w:tc>
          <w:tcPr>
            <w:tcW w:w="830" w:type="dxa"/>
            <w:noWrap/>
            <w:hideMark/>
          </w:tcPr>
          <w:p w14:paraId="2C66BE97"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4093</w:t>
            </w:r>
          </w:p>
        </w:tc>
        <w:tc>
          <w:tcPr>
            <w:tcW w:w="1006" w:type="dxa"/>
            <w:noWrap/>
            <w:hideMark/>
          </w:tcPr>
          <w:p w14:paraId="7CAA7351"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4491</w:t>
            </w:r>
          </w:p>
        </w:tc>
        <w:tc>
          <w:tcPr>
            <w:tcW w:w="837" w:type="dxa"/>
            <w:noWrap/>
            <w:hideMark/>
          </w:tcPr>
          <w:p w14:paraId="3216E56C"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7493</w:t>
            </w:r>
          </w:p>
        </w:tc>
        <w:tc>
          <w:tcPr>
            <w:tcW w:w="1197" w:type="dxa"/>
            <w:noWrap/>
            <w:hideMark/>
          </w:tcPr>
          <w:p w14:paraId="336C2D30"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20077</w:t>
            </w:r>
          </w:p>
        </w:tc>
      </w:tr>
      <w:tr w:rsidR="009360D1" w:rsidRPr="009360D1" w14:paraId="4AD1CD2D"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1A68B8C4"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μ</w:t>
            </w:r>
            <w:r w:rsidRPr="00A53A68">
              <w:rPr>
                <w:rFonts w:ascii="Calibri" w:eastAsia="Times New Roman" w:hAnsi="Calibri" w:cs="Calibri"/>
                <w:color w:val="000000"/>
                <w:vertAlign w:val="subscript"/>
              </w:rPr>
              <w:t>ΔX</w:t>
            </w:r>
          </w:p>
        </w:tc>
        <w:tc>
          <w:tcPr>
            <w:tcW w:w="1360" w:type="dxa"/>
            <w:noWrap/>
            <w:hideMark/>
          </w:tcPr>
          <w:p w14:paraId="3E84E968"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0BFB0916"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-0.0163</w:t>
            </w:r>
          </w:p>
        </w:tc>
        <w:tc>
          <w:tcPr>
            <w:tcW w:w="830" w:type="dxa"/>
            <w:noWrap/>
            <w:hideMark/>
          </w:tcPr>
          <w:p w14:paraId="38983D5A"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0.0050</w:t>
            </w:r>
          </w:p>
        </w:tc>
        <w:tc>
          <w:tcPr>
            <w:tcW w:w="830" w:type="dxa"/>
            <w:noWrap/>
            <w:hideMark/>
          </w:tcPr>
          <w:p w14:paraId="43766D8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0.0016</w:t>
            </w:r>
          </w:p>
        </w:tc>
        <w:tc>
          <w:tcPr>
            <w:tcW w:w="1006" w:type="dxa"/>
            <w:noWrap/>
            <w:hideMark/>
          </w:tcPr>
          <w:p w14:paraId="31559B7B"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-0.0036</w:t>
            </w:r>
          </w:p>
        </w:tc>
        <w:tc>
          <w:tcPr>
            <w:tcW w:w="837" w:type="dxa"/>
            <w:noWrap/>
            <w:hideMark/>
          </w:tcPr>
          <w:p w14:paraId="3C3A8EAE"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0.0033</w:t>
            </w:r>
          </w:p>
        </w:tc>
        <w:tc>
          <w:tcPr>
            <w:tcW w:w="1197" w:type="dxa"/>
            <w:noWrap/>
            <w:hideMark/>
          </w:tcPr>
          <w:p w14:paraId="2D80909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-0.0020</w:t>
            </w:r>
          </w:p>
        </w:tc>
      </w:tr>
      <w:tr w:rsidR="009360D1" w:rsidRPr="009360D1" w14:paraId="7D640313"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6DB901F9" w14:textId="77777777"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μ</w:t>
            </w:r>
            <w:r w:rsidRPr="00A53A68">
              <w:rPr>
                <w:rFonts w:ascii="Calibri" w:eastAsia="Times New Roman" w:hAnsi="Calibri" w:cs="Calibri"/>
                <w:color w:val="000000"/>
                <w:vertAlign w:val="subscript"/>
              </w:rPr>
              <w:t>ΔY</w:t>
            </w:r>
          </w:p>
        </w:tc>
        <w:tc>
          <w:tcPr>
            <w:tcW w:w="1360" w:type="dxa"/>
            <w:noWrap/>
            <w:hideMark/>
          </w:tcPr>
          <w:p w14:paraId="6D8DAA5C"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6ECD83D4"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0.0035</w:t>
            </w:r>
          </w:p>
        </w:tc>
        <w:tc>
          <w:tcPr>
            <w:tcW w:w="830" w:type="dxa"/>
            <w:noWrap/>
            <w:hideMark/>
          </w:tcPr>
          <w:p w14:paraId="5D475852"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0.0078</w:t>
            </w:r>
          </w:p>
        </w:tc>
        <w:tc>
          <w:tcPr>
            <w:tcW w:w="830" w:type="dxa"/>
            <w:noWrap/>
            <w:hideMark/>
          </w:tcPr>
          <w:p w14:paraId="151428D2"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0.0116</w:t>
            </w:r>
          </w:p>
        </w:tc>
        <w:tc>
          <w:tcPr>
            <w:tcW w:w="1006" w:type="dxa"/>
            <w:noWrap/>
            <w:hideMark/>
          </w:tcPr>
          <w:p w14:paraId="416EAA66"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0.0041</w:t>
            </w:r>
          </w:p>
        </w:tc>
        <w:tc>
          <w:tcPr>
            <w:tcW w:w="837" w:type="dxa"/>
            <w:noWrap/>
            <w:hideMark/>
          </w:tcPr>
          <w:p w14:paraId="4D8BE80A"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0.0081</w:t>
            </w:r>
          </w:p>
        </w:tc>
        <w:tc>
          <w:tcPr>
            <w:tcW w:w="1197" w:type="dxa"/>
            <w:noWrap/>
            <w:hideMark/>
          </w:tcPr>
          <w:p w14:paraId="0B51B16F"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0.0070</w:t>
            </w:r>
          </w:p>
        </w:tc>
      </w:tr>
      <w:tr w:rsidR="009360D1" w:rsidRPr="009360D1" w14:paraId="16B6A667"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00D6F91A" w14:textId="4D16ECD2" w:rsidR="009360D1" w:rsidRPr="009360D1" w:rsidRDefault="009360D1" w:rsidP="009360D1">
            <w:pPr>
              <w:rPr>
                <w:rFonts w:ascii="Calibri" w:eastAsia="Times New Roman" w:hAnsi="Calibri" w:cs="Calibri"/>
                <w:color w:val="000000"/>
              </w:rPr>
            </w:pPr>
            <w:r>
              <w:rPr>
                <w:rFonts w:ascii="Calibri" w:eastAsia="Times New Roman" w:hAnsi="Calibri" w:cs="Calibri"/>
                <w:color w:val="000000"/>
              </w:rPr>
              <w:t>σ</w:t>
            </w:r>
            <w:r w:rsidRPr="00A53A68">
              <w:rPr>
                <w:rFonts w:ascii="Calibri" w:eastAsia="Times New Roman" w:hAnsi="Calibri" w:cs="Calibri"/>
                <w:color w:val="000000"/>
                <w:vertAlign w:val="subscript"/>
              </w:rPr>
              <w:t>ΔX</w:t>
            </w:r>
          </w:p>
        </w:tc>
        <w:tc>
          <w:tcPr>
            <w:tcW w:w="1360" w:type="dxa"/>
            <w:noWrap/>
            <w:hideMark/>
          </w:tcPr>
          <w:p w14:paraId="521EFE09"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0A0483D4"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0.2923</w:t>
            </w:r>
          </w:p>
        </w:tc>
        <w:tc>
          <w:tcPr>
            <w:tcW w:w="830" w:type="dxa"/>
            <w:noWrap/>
            <w:hideMark/>
          </w:tcPr>
          <w:p w14:paraId="6A4211D0"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0.3025</w:t>
            </w:r>
          </w:p>
        </w:tc>
        <w:tc>
          <w:tcPr>
            <w:tcW w:w="830" w:type="dxa"/>
            <w:noWrap/>
            <w:hideMark/>
          </w:tcPr>
          <w:p w14:paraId="03B24271"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0.2554</w:t>
            </w:r>
          </w:p>
        </w:tc>
        <w:tc>
          <w:tcPr>
            <w:tcW w:w="1006" w:type="dxa"/>
            <w:noWrap/>
            <w:hideMark/>
          </w:tcPr>
          <w:p w14:paraId="68AB8F69"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0.2941</w:t>
            </w:r>
          </w:p>
        </w:tc>
        <w:tc>
          <w:tcPr>
            <w:tcW w:w="837" w:type="dxa"/>
            <w:noWrap/>
            <w:hideMark/>
          </w:tcPr>
          <w:p w14:paraId="18A9AF59"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0.2823</w:t>
            </w:r>
          </w:p>
        </w:tc>
        <w:tc>
          <w:tcPr>
            <w:tcW w:w="1197" w:type="dxa"/>
            <w:noWrap/>
            <w:hideMark/>
          </w:tcPr>
          <w:p w14:paraId="40B8BB01"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0.2853</w:t>
            </w:r>
          </w:p>
        </w:tc>
      </w:tr>
      <w:tr w:rsidR="009360D1" w:rsidRPr="009360D1" w14:paraId="02A7EADC"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781A7815" w14:textId="53581951" w:rsidR="009360D1" w:rsidRPr="009360D1" w:rsidRDefault="009360D1" w:rsidP="009360D1">
            <w:pPr>
              <w:rPr>
                <w:rFonts w:ascii="Calibri" w:eastAsia="Times New Roman" w:hAnsi="Calibri" w:cs="Calibri"/>
                <w:color w:val="000000"/>
              </w:rPr>
            </w:pPr>
            <w:r w:rsidRPr="009360D1">
              <w:rPr>
                <w:rFonts w:ascii="Calibri" w:eastAsia="Times New Roman" w:hAnsi="Calibri" w:cs="Calibri"/>
                <w:color w:val="000000"/>
              </w:rPr>
              <w:t>σ</w:t>
            </w:r>
            <w:r w:rsidRPr="00A53A68">
              <w:rPr>
                <w:rFonts w:ascii="Calibri" w:eastAsia="Times New Roman" w:hAnsi="Calibri" w:cs="Calibri"/>
                <w:color w:val="000000"/>
                <w:vertAlign w:val="subscript"/>
              </w:rPr>
              <w:t>ΔY</w:t>
            </w:r>
          </w:p>
        </w:tc>
        <w:tc>
          <w:tcPr>
            <w:tcW w:w="1360" w:type="dxa"/>
            <w:noWrap/>
            <w:hideMark/>
          </w:tcPr>
          <w:p w14:paraId="2A7DC673"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3632F754"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0.2876</w:t>
            </w:r>
          </w:p>
        </w:tc>
        <w:tc>
          <w:tcPr>
            <w:tcW w:w="830" w:type="dxa"/>
            <w:noWrap/>
            <w:hideMark/>
          </w:tcPr>
          <w:p w14:paraId="5C472B47"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0.2786</w:t>
            </w:r>
          </w:p>
        </w:tc>
        <w:tc>
          <w:tcPr>
            <w:tcW w:w="830" w:type="dxa"/>
            <w:noWrap/>
            <w:hideMark/>
          </w:tcPr>
          <w:p w14:paraId="315433DC"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0.2674</w:t>
            </w:r>
          </w:p>
        </w:tc>
        <w:tc>
          <w:tcPr>
            <w:tcW w:w="1006" w:type="dxa"/>
            <w:noWrap/>
            <w:hideMark/>
          </w:tcPr>
          <w:p w14:paraId="06565C70"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0.2655</w:t>
            </w:r>
          </w:p>
        </w:tc>
        <w:tc>
          <w:tcPr>
            <w:tcW w:w="837" w:type="dxa"/>
            <w:noWrap/>
            <w:hideMark/>
          </w:tcPr>
          <w:p w14:paraId="3A24DC2D"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0.2945</w:t>
            </w:r>
          </w:p>
        </w:tc>
        <w:tc>
          <w:tcPr>
            <w:tcW w:w="1197" w:type="dxa"/>
            <w:noWrap/>
            <w:hideMark/>
          </w:tcPr>
          <w:p w14:paraId="331F799F"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0.2787</w:t>
            </w:r>
          </w:p>
        </w:tc>
      </w:tr>
      <w:tr w:rsidR="009360D1" w:rsidRPr="009360D1" w14:paraId="60B9C92B"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7EE9BBA1" w14:textId="1450E826" w:rsidR="009360D1" w:rsidRPr="009360D1" w:rsidRDefault="009360D1" w:rsidP="009360D1">
            <w:pPr>
              <w:rPr>
                <w:rFonts w:ascii="Calibri" w:eastAsia="Times New Roman" w:hAnsi="Calibri" w:cs="Calibri"/>
                <w:color w:val="000000"/>
              </w:rPr>
            </w:pPr>
            <w:r>
              <w:rPr>
                <w:rFonts w:ascii="Calibri" w:eastAsia="Times New Roman" w:hAnsi="Calibri" w:cs="Calibri"/>
                <w:color w:val="000000"/>
              </w:rPr>
              <w:t>RMSE</w:t>
            </w:r>
            <w:r w:rsidRPr="00A53A68">
              <w:rPr>
                <w:rFonts w:ascii="Calibri" w:eastAsia="Times New Roman" w:hAnsi="Calibri" w:cs="Calibri"/>
                <w:color w:val="000000"/>
                <w:vertAlign w:val="subscript"/>
              </w:rPr>
              <w:t>ΔX</w:t>
            </w:r>
          </w:p>
        </w:tc>
        <w:tc>
          <w:tcPr>
            <w:tcW w:w="1360" w:type="dxa"/>
            <w:noWrap/>
            <w:hideMark/>
          </w:tcPr>
          <w:p w14:paraId="67D01B28"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35AEAE44"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0.2925</w:t>
            </w:r>
          </w:p>
        </w:tc>
        <w:tc>
          <w:tcPr>
            <w:tcW w:w="830" w:type="dxa"/>
            <w:noWrap/>
            <w:hideMark/>
          </w:tcPr>
          <w:p w14:paraId="09602D4A"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0.3025</w:t>
            </w:r>
          </w:p>
        </w:tc>
        <w:tc>
          <w:tcPr>
            <w:tcW w:w="830" w:type="dxa"/>
            <w:noWrap/>
            <w:hideMark/>
          </w:tcPr>
          <w:p w14:paraId="49B62768"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0.2554</w:t>
            </w:r>
          </w:p>
        </w:tc>
        <w:tc>
          <w:tcPr>
            <w:tcW w:w="1006" w:type="dxa"/>
            <w:noWrap/>
            <w:hideMark/>
          </w:tcPr>
          <w:p w14:paraId="6C128B1C"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0.2941</w:t>
            </w:r>
          </w:p>
        </w:tc>
        <w:tc>
          <w:tcPr>
            <w:tcW w:w="837" w:type="dxa"/>
            <w:noWrap/>
            <w:hideMark/>
          </w:tcPr>
          <w:p w14:paraId="1E6F9235"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0.2823</w:t>
            </w:r>
          </w:p>
        </w:tc>
        <w:tc>
          <w:tcPr>
            <w:tcW w:w="1197" w:type="dxa"/>
            <w:noWrap/>
            <w:hideMark/>
          </w:tcPr>
          <w:p w14:paraId="3948B76C"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0.2854</w:t>
            </w:r>
          </w:p>
        </w:tc>
      </w:tr>
      <w:tr w:rsidR="009360D1" w:rsidRPr="009360D1" w14:paraId="1C69C788" w14:textId="77777777" w:rsidTr="00A53A68">
        <w:trPr>
          <w:trHeight w:val="300"/>
        </w:trPr>
        <w:tc>
          <w:tcPr>
            <w:cnfStyle w:val="001000000000" w:firstRow="0" w:lastRow="0" w:firstColumn="1" w:lastColumn="0" w:oddVBand="0" w:evenVBand="0" w:oddHBand="0" w:evenHBand="0" w:firstRowFirstColumn="0" w:firstRowLastColumn="0" w:lastRowFirstColumn="0" w:lastRowLastColumn="0"/>
            <w:tcW w:w="1798" w:type="dxa"/>
            <w:noWrap/>
            <w:hideMark/>
          </w:tcPr>
          <w:p w14:paraId="52675D46" w14:textId="72AF3388" w:rsidR="009360D1" w:rsidRPr="009360D1" w:rsidRDefault="009360D1" w:rsidP="009360D1">
            <w:pPr>
              <w:rPr>
                <w:rFonts w:ascii="Calibri" w:eastAsia="Times New Roman" w:hAnsi="Calibri" w:cs="Calibri"/>
                <w:color w:val="000000"/>
              </w:rPr>
            </w:pPr>
            <w:r>
              <w:rPr>
                <w:rFonts w:ascii="Calibri" w:eastAsia="Times New Roman" w:hAnsi="Calibri" w:cs="Calibri"/>
                <w:color w:val="000000"/>
              </w:rPr>
              <w:t>RMSE</w:t>
            </w:r>
            <w:r w:rsidRPr="00A53A68">
              <w:rPr>
                <w:rFonts w:ascii="Calibri" w:eastAsia="Times New Roman" w:hAnsi="Calibri" w:cs="Calibri"/>
                <w:color w:val="000000"/>
                <w:vertAlign w:val="subscript"/>
              </w:rPr>
              <w:t>ΔY</w:t>
            </w:r>
          </w:p>
        </w:tc>
        <w:tc>
          <w:tcPr>
            <w:tcW w:w="1360" w:type="dxa"/>
            <w:noWrap/>
            <w:hideMark/>
          </w:tcPr>
          <w:p w14:paraId="62721A6C" w14:textId="77777777" w:rsidR="009360D1" w:rsidRPr="009360D1" w:rsidRDefault="009360D1" w:rsidP="009360D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pixels</w:t>
            </w:r>
          </w:p>
        </w:tc>
        <w:tc>
          <w:tcPr>
            <w:tcW w:w="1006" w:type="dxa"/>
            <w:noWrap/>
            <w:hideMark/>
          </w:tcPr>
          <w:p w14:paraId="4E6C92D3"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0.2873</w:t>
            </w:r>
          </w:p>
        </w:tc>
        <w:tc>
          <w:tcPr>
            <w:tcW w:w="830" w:type="dxa"/>
            <w:noWrap/>
            <w:hideMark/>
          </w:tcPr>
          <w:p w14:paraId="36499094"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0.2787</w:t>
            </w:r>
          </w:p>
        </w:tc>
        <w:tc>
          <w:tcPr>
            <w:tcW w:w="830" w:type="dxa"/>
            <w:noWrap/>
            <w:hideMark/>
          </w:tcPr>
          <w:p w14:paraId="3F3C5522"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0.2676</w:t>
            </w:r>
          </w:p>
        </w:tc>
        <w:tc>
          <w:tcPr>
            <w:tcW w:w="1006" w:type="dxa"/>
            <w:noWrap/>
            <w:hideMark/>
          </w:tcPr>
          <w:p w14:paraId="089ACB40"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0.2655</w:t>
            </w:r>
          </w:p>
        </w:tc>
        <w:tc>
          <w:tcPr>
            <w:tcW w:w="837" w:type="dxa"/>
            <w:noWrap/>
            <w:hideMark/>
          </w:tcPr>
          <w:p w14:paraId="35741E2F"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0.2946</w:t>
            </w:r>
          </w:p>
        </w:tc>
        <w:tc>
          <w:tcPr>
            <w:tcW w:w="1197" w:type="dxa"/>
            <w:noWrap/>
            <w:hideMark/>
          </w:tcPr>
          <w:p w14:paraId="42B6B2F0" w14:textId="77777777" w:rsidR="009360D1" w:rsidRPr="009360D1" w:rsidRDefault="009360D1" w:rsidP="009360D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360D1">
              <w:rPr>
                <w:rFonts w:ascii="Calibri" w:eastAsia="Times New Roman" w:hAnsi="Calibri" w:cs="Calibri"/>
                <w:color w:val="000000"/>
              </w:rPr>
              <w:t>0.2787</w:t>
            </w:r>
          </w:p>
        </w:tc>
      </w:tr>
    </w:tbl>
    <w:p w14:paraId="5FBF7131" w14:textId="77777777" w:rsidR="00A91844" w:rsidRDefault="00A91844" w:rsidP="004B1D62">
      <w:pPr>
        <w:spacing w:line="240" w:lineRule="auto"/>
        <w:rPr>
          <w:rFonts w:ascii="Times New Roman" w:hAnsi="Times New Roman" w:cs="Times New Roman"/>
          <w:sz w:val="24"/>
          <w:szCs w:val="24"/>
        </w:rPr>
      </w:pPr>
    </w:p>
    <w:p w14:paraId="2E3A040A" w14:textId="412B0961" w:rsidR="00C62AD5" w:rsidRDefault="006A6B19" w:rsidP="004B1D62">
      <w:pPr>
        <w:spacing w:line="240" w:lineRule="auto"/>
        <w:ind w:firstLine="720"/>
        <w:rPr>
          <w:ins w:id="18" w:author="Richie" w:date="2017-03-03T01:29:00Z"/>
          <w:rFonts w:ascii="Times New Roman" w:hAnsi="Times New Roman" w:cs="Times New Roman"/>
          <w:sz w:val="24"/>
          <w:szCs w:val="24"/>
        </w:rPr>
      </w:pPr>
      <w:r>
        <w:rPr>
          <w:rFonts w:ascii="Times New Roman" w:hAnsi="Times New Roman" w:cs="Times New Roman"/>
          <w:sz w:val="24"/>
          <w:szCs w:val="24"/>
        </w:rPr>
        <w:t xml:space="preserve">Although the bias and standard deviation are quite small, it is </w:t>
      </w:r>
      <w:r w:rsidR="00A27C86">
        <w:rPr>
          <w:rFonts w:ascii="Times New Roman" w:hAnsi="Times New Roman" w:cs="Times New Roman"/>
          <w:sz w:val="24"/>
          <w:szCs w:val="24"/>
        </w:rPr>
        <w:t>of interest to go a step further and determine to what extent the small errors are attributable to the Harris corner detector, rather than the render engine. To this end, an additional test was performed using 1000</w:t>
      </w:r>
      <w:r w:rsidR="008C7376">
        <w:rPr>
          <w:rFonts w:ascii="Times New Roman" w:hAnsi="Times New Roman" w:cs="Times New Roman"/>
          <w:sz w:val="24"/>
          <w:szCs w:val="24"/>
        </w:rPr>
        <w:t xml:space="preserve"> s</w:t>
      </w:r>
      <w:r w:rsidR="00C62AD5" w:rsidRPr="001A40BB">
        <w:rPr>
          <w:rFonts w:ascii="Times New Roman" w:hAnsi="Times New Roman" w:cs="Times New Roman"/>
          <w:sz w:val="24"/>
          <w:szCs w:val="24"/>
        </w:rPr>
        <w:t>imulated checkerboard patterns</w:t>
      </w:r>
      <w:r w:rsidR="00A27C86">
        <w:rPr>
          <w:rFonts w:ascii="Times New Roman" w:hAnsi="Times New Roman" w:cs="Times New Roman"/>
          <w:sz w:val="24"/>
          <w:szCs w:val="24"/>
        </w:rPr>
        <w:t>,</w:t>
      </w:r>
      <w:r w:rsidR="00C62AD5" w:rsidRPr="001A40BB">
        <w:rPr>
          <w:rFonts w:ascii="Times New Roman" w:hAnsi="Times New Roman" w:cs="Times New Roman"/>
          <w:sz w:val="24"/>
          <w:szCs w:val="24"/>
        </w:rPr>
        <w:t xml:space="preserve"> generated with random rotations, translations, and skew to create a synthetic image dataset.</w:t>
      </w:r>
      <w:r w:rsidR="002A5482">
        <w:rPr>
          <w:rFonts w:ascii="Times New Roman" w:hAnsi="Times New Roman" w:cs="Times New Roman"/>
          <w:sz w:val="24"/>
          <w:szCs w:val="24"/>
        </w:rPr>
        <w:t xml:space="preserve"> </w:t>
      </w:r>
      <w:r w:rsidR="00C62AD5" w:rsidRPr="001A40BB">
        <w:rPr>
          <w:rFonts w:ascii="Times New Roman" w:hAnsi="Times New Roman" w:cs="Times New Roman"/>
          <w:sz w:val="24"/>
          <w:szCs w:val="24"/>
        </w:rPr>
        <w:t xml:space="preserve">The known coordinates of the corners were compared to the coordinates calculated with the Harris Corner feature detector, and the results are shown in in </w:t>
      </w:r>
      <w:r w:rsidR="00560F97">
        <w:rPr>
          <w:rFonts w:ascii="Times New Roman" w:hAnsi="Times New Roman" w:cs="Times New Roman"/>
          <w:sz w:val="24"/>
          <w:szCs w:val="24"/>
        </w:rPr>
        <w:t xml:space="preserve">Table </w:t>
      </w:r>
      <w:r w:rsidR="00A53A68">
        <w:rPr>
          <w:rFonts w:ascii="Times New Roman" w:hAnsi="Times New Roman" w:cs="Times New Roman"/>
          <w:sz w:val="24"/>
          <w:szCs w:val="24"/>
        </w:rPr>
        <w:t>3</w:t>
      </w:r>
      <w:commentRangeStart w:id="19"/>
      <w:r w:rsidR="00C62AD5"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ins w:id="20" w:author="Richie" w:date="2017-03-03T01:20:00Z">
        <w:r w:rsidR="009360D1">
          <w:rPr>
            <w:rFonts w:ascii="Times New Roman" w:hAnsi="Times New Roman" w:cs="Times New Roman"/>
            <w:sz w:val="24"/>
            <w:szCs w:val="24"/>
          </w:rPr>
          <w:t xml:space="preserve">  The</w:t>
        </w:r>
      </w:ins>
      <w:ins w:id="21" w:author="Richie" w:date="2017-03-03T01:21:00Z">
        <w:r w:rsidR="00A53A68">
          <w:rPr>
            <w:rFonts w:ascii="Times New Roman" w:hAnsi="Times New Roman" w:cs="Times New Roman"/>
            <w:sz w:val="24"/>
            <w:szCs w:val="24"/>
          </w:rPr>
          <w:t xml:space="preserve"> variance from </w:t>
        </w:r>
      </w:ins>
      <w:ins w:id="22" w:author="Richie" w:date="2017-03-03T01:22:00Z">
        <w:r w:rsidR="00A53A68">
          <w:rPr>
            <w:rFonts w:ascii="Times New Roman" w:hAnsi="Times New Roman" w:cs="Times New Roman"/>
            <w:sz w:val="24"/>
            <w:szCs w:val="24"/>
          </w:rPr>
          <w:t>synthetic warped imagery accounts for approximately 75</w:t>
        </w:r>
      </w:ins>
      <w:ins w:id="23" w:author="Richie" w:date="2017-03-03T01:23:00Z">
        <w:r w:rsidR="00A53A68">
          <w:rPr>
            <w:rFonts w:ascii="Times New Roman" w:hAnsi="Times New Roman" w:cs="Times New Roman"/>
            <w:sz w:val="24"/>
            <w:szCs w:val="24"/>
          </w:rPr>
          <w:t>% of the variance in the Blender simulations.  The remaining ~0.07 pixel differences could be attributed to mixe</w:t>
        </w:r>
      </w:ins>
      <w:ins w:id="24" w:author="Richie" w:date="2017-03-03T01:24:00Z">
        <w:r w:rsidR="00A53A68">
          <w:rPr>
            <w:rFonts w:ascii="Times New Roman" w:hAnsi="Times New Roman" w:cs="Times New Roman"/>
            <w:sz w:val="24"/>
            <w:szCs w:val="24"/>
          </w:rPr>
          <w:t>d pixels</w:t>
        </w:r>
      </w:ins>
      <w:ins w:id="25" w:author="Richie" w:date="2017-03-03T01:25:00Z">
        <w:r w:rsidR="00A53A68">
          <w:rPr>
            <w:rFonts w:ascii="Times New Roman" w:hAnsi="Times New Roman" w:cs="Times New Roman"/>
            <w:sz w:val="24"/>
            <w:szCs w:val="24"/>
          </w:rPr>
          <w:t xml:space="preserve"> in the Blender simulation, antialiasing effects in the Blender simulation, </w:t>
        </w:r>
      </w:ins>
      <w:ins w:id="26" w:author="Richie" w:date="2017-03-03T01:26:00Z">
        <w:r w:rsidR="00A53A68">
          <w:rPr>
            <w:rFonts w:ascii="Times New Roman" w:hAnsi="Times New Roman" w:cs="Times New Roman"/>
            <w:sz w:val="24"/>
            <w:szCs w:val="24"/>
          </w:rPr>
          <w:t>or simply an amount of variability that was not fully encompassed with the affine transformation that was applied to the</w:t>
        </w:r>
      </w:ins>
      <w:ins w:id="27" w:author="Richie" w:date="2017-03-03T01:27:00Z">
        <w:r w:rsidR="00A53A68">
          <w:rPr>
            <w:rFonts w:ascii="Times New Roman" w:hAnsi="Times New Roman" w:cs="Times New Roman"/>
            <w:sz w:val="24"/>
            <w:szCs w:val="24"/>
          </w:rPr>
          <w:t xml:space="preserve"> synthetic imagery.  For this experimentation, this level of accuracy was deemed acceptable.</w:t>
        </w:r>
      </w:ins>
      <w:ins w:id="28" w:author="Richie" w:date="2017-03-03T01:24:00Z">
        <w:r w:rsidR="00A53A68">
          <w:rPr>
            <w:rFonts w:ascii="Times New Roman" w:hAnsi="Times New Roman" w:cs="Times New Roman"/>
            <w:sz w:val="24"/>
            <w:szCs w:val="24"/>
          </w:rPr>
          <w:t xml:space="preserve"> </w:t>
        </w:r>
      </w:ins>
      <w:commentRangeEnd w:id="19"/>
      <w:ins w:id="29" w:author="Richie" w:date="2017-03-04T00:49:00Z">
        <w:r w:rsidR="009E71FA">
          <w:rPr>
            <w:rStyle w:val="CommentReference"/>
          </w:rPr>
          <w:commentReference w:id="19"/>
        </w:r>
      </w:ins>
    </w:p>
    <w:p w14:paraId="0CABBD15" w14:textId="1F751517" w:rsidR="00A53A68" w:rsidRPr="00A53A68" w:rsidRDefault="00A53A68" w:rsidP="00A53A68">
      <w:pPr>
        <w:pStyle w:val="Caption"/>
        <w:keepNext/>
        <w:rPr>
          <w:i w:val="0"/>
        </w:rPr>
      </w:pPr>
      <w:r>
        <w:t xml:space="preserve">Table </w:t>
      </w:r>
      <w:r>
        <w:fldChar w:fldCharType="begin"/>
      </w:r>
      <w:r>
        <w:instrText xml:space="preserve"> SEQ Table \* ARABIC </w:instrText>
      </w:r>
      <w:r>
        <w:fldChar w:fldCharType="separate"/>
      </w:r>
      <w:r w:rsidR="002D0C4F">
        <w:rPr>
          <w:noProof/>
        </w:rPr>
        <w:t>3</w:t>
      </w:r>
      <w:r>
        <w:fldChar w:fldCharType="end"/>
      </w:r>
      <w:r>
        <w:t xml:space="preserve">. </w:t>
      </w:r>
      <w:r>
        <w:rPr>
          <w:i w:val="0"/>
        </w:rPr>
        <w:t xml:space="preserve"> A series of checkerboard patterns are generated and then warped in Matlab using an affine transform before extracting the Harris corner point in order to determine the accuracy of the Harris corner point detection.  The difference between the Blender simulated imagery and the warped imagery indicates that the accuracy of the Harris corner detector accounts for approximately 75% of the standard deviation of the errors calculated in Table 2.</w:t>
      </w:r>
    </w:p>
    <w:tbl>
      <w:tblPr>
        <w:tblStyle w:val="GridTable1Light"/>
        <w:tblW w:w="10174" w:type="dxa"/>
        <w:tblLook w:val="04A0" w:firstRow="1" w:lastRow="0" w:firstColumn="1" w:lastColumn="0" w:noHBand="0" w:noVBand="1"/>
      </w:tblPr>
      <w:tblGrid>
        <w:gridCol w:w="2155"/>
        <w:gridCol w:w="1798"/>
        <w:gridCol w:w="1006"/>
        <w:gridCol w:w="1006"/>
        <w:gridCol w:w="939"/>
        <w:gridCol w:w="939"/>
        <w:gridCol w:w="1211"/>
        <w:gridCol w:w="1120"/>
      </w:tblGrid>
      <w:tr w:rsidR="00A53A68" w:rsidRPr="004804E4" w14:paraId="61BE10DF" w14:textId="77777777" w:rsidTr="002C73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3818255" w14:textId="77777777" w:rsidR="00A53A68" w:rsidRPr="004804E4" w:rsidRDefault="00A53A68" w:rsidP="002C73A8">
            <w:pPr>
              <w:rPr>
                <w:rFonts w:ascii="Times New Roman" w:eastAsia="Times New Roman" w:hAnsi="Times New Roman" w:cs="Times New Roman"/>
                <w:sz w:val="24"/>
                <w:szCs w:val="24"/>
              </w:rPr>
            </w:pPr>
          </w:p>
        </w:tc>
        <w:tc>
          <w:tcPr>
            <w:tcW w:w="1798" w:type="dxa"/>
            <w:noWrap/>
            <w:hideMark/>
          </w:tcPr>
          <w:p w14:paraId="0A71B719" w14:textId="77777777" w:rsidR="00A53A68" w:rsidRPr="004804E4" w:rsidRDefault="00A53A68" w:rsidP="002C73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Correspondences</w:t>
            </w:r>
          </w:p>
        </w:tc>
        <w:tc>
          <w:tcPr>
            <w:tcW w:w="1006" w:type="dxa"/>
            <w:noWrap/>
            <w:hideMark/>
          </w:tcPr>
          <w:p w14:paraId="4789E0BF" w14:textId="77777777" w:rsidR="00A53A68" w:rsidRPr="004804E4" w:rsidRDefault="00A53A68" w:rsidP="002C73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μΔX</w:t>
            </w:r>
          </w:p>
        </w:tc>
        <w:tc>
          <w:tcPr>
            <w:tcW w:w="1006" w:type="dxa"/>
            <w:noWrap/>
            <w:hideMark/>
          </w:tcPr>
          <w:p w14:paraId="0F7FCEBD" w14:textId="77777777" w:rsidR="00A53A68" w:rsidRPr="004804E4" w:rsidRDefault="00A53A68" w:rsidP="002C73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μΔY</w:t>
            </w:r>
          </w:p>
        </w:tc>
        <w:tc>
          <w:tcPr>
            <w:tcW w:w="939" w:type="dxa"/>
            <w:noWrap/>
            <w:hideMark/>
          </w:tcPr>
          <w:p w14:paraId="352AE9D9" w14:textId="77777777" w:rsidR="00A53A68" w:rsidRPr="004804E4" w:rsidRDefault="00A53A68" w:rsidP="002C73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σ_ΔX</w:t>
            </w:r>
          </w:p>
        </w:tc>
        <w:tc>
          <w:tcPr>
            <w:tcW w:w="939" w:type="dxa"/>
            <w:noWrap/>
            <w:hideMark/>
          </w:tcPr>
          <w:p w14:paraId="4A5A04B8" w14:textId="77777777" w:rsidR="00A53A68" w:rsidRPr="004804E4" w:rsidRDefault="00A53A68" w:rsidP="002C73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σ_ΔY</w:t>
            </w:r>
          </w:p>
        </w:tc>
        <w:tc>
          <w:tcPr>
            <w:tcW w:w="1211" w:type="dxa"/>
            <w:noWrap/>
            <w:hideMark/>
          </w:tcPr>
          <w:p w14:paraId="7A73ED58" w14:textId="77777777" w:rsidR="00A53A68" w:rsidRPr="004804E4" w:rsidRDefault="00A53A68" w:rsidP="002C73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RMSE_ΔX</w:t>
            </w:r>
          </w:p>
        </w:tc>
        <w:tc>
          <w:tcPr>
            <w:tcW w:w="1120" w:type="dxa"/>
            <w:noWrap/>
            <w:hideMark/>
          </w:tcPr>
          <w:p w14:paraId="4C653564" w14:textId="77777777" w:rsidR="00A53A68" w:rsidRPr="004804E4" w:rsidRDefault="00A53A68" w:rsidP="002C73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RMSE_ΔY</w:t>
            </w:r>
          </w:p>
        </w:tc>
      </w:tr>
      <w:tr w:rsidR="00A53A68" w:rsidRPr="004804E4" w14:paraId="73AB14BC" w14:textId="77777777" w:rsidTr="002C73A8">
        <w:trPr>
          <w:trHeight w:val="30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39A2928" w14:textId="77777777" w:rsidR="00A53A68" w:rsidRPr="004804E4" w:rsidRDefault="00A53A68" w:rsidP="002C73A8">
            <w:pPr>
              <w:rPr>
                <w:rFonts w:ascii="Calibri" w:eastAsia="Times New Roman" w:hAnsi="Calibri" w:cs="Calibri"/>
                <w:color w:val="000000"/>
              </w:rPr>
            </w:pPr>
            <w:r>
              <w:rPr>
                <w:rFonts w:ascii="Calibri" w:eastAsia="Times New Roman" w:hAnsi="Calibri" w:cs="Calibri"/>
                <w:color w:val="000000"/>
              </w:rPr>
              <w:t>Blender Simulations</w:t>
            </w:r>
          </w:p>
        </w:tc>
        <w:tc>
          <w:tcPr>
            <w:tcW w:w="1798" w:type="dxa"/>
            <w:noWrap/>
            <w:hideMark/>
          </w:tcPr>
          <w:p w14:paraId="5C29BDD2"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20077</w:t>
            </w:r>
          </w:p>
        </w:tc>
        <w:tc>
          <w:tcPr>
            <w:tcW w:w="1006" w:type="dxa"/>
            <w:noWrap/>
            <w:hideMark/>
          </w:tcPr>
          <w:p w14:paraId="4863F668"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-0.0020</w:t>
            </w:r>
          </w:p>
        </w:tc>
        <w:tc>
          <w:tcPr>
            <w:tcW w:w="1006" w:type="dxa"/>
            <w:noWrap/>
            <w:hideMark/>
          </w:tcPr>
          <w:p w14:paraId="3DF0DACF"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0.0070</w:t>
            </w:r>
          </w:p>
        </w:tc>
        <w:tc>
          <w:tcPr>
            <w:tcW w:w="939" w:type="dxa"/>
            <w:noWrap/>
            <w:hideMark/>
          </w:tcPr>
          <w:p w14:paraId="5C0707AC"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0.2853</w:t>
            </w:r>
          </w:p>
        </w:tc>
        <w:tc>
          <w:tcPr>
            <w:tcW w:w="939" w:type="dxa"/>
            <w:noWrap/>
            <w:hideMark/>
          </w:tcPr>
          <w:p w14:paraId="14BE2E79"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0.2787</w:t>
            </w:r>
          </w:p>
        </w:tc>
        <w:tc>
          <w:tcPr>
            <w:tcW w:w="1211" w:type="dxa"/>
            <w:noWrap/>
            <w:hideMark/>
          </w:tcPr>
          <w:p w14:paraId="5F099B64"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0.2854</w:t>
            </w:r>
          </w:p>
        </w:tc>
        <w:tc>
          <w:tcPr>
            <w:tcW w:w="1120" w:type="dxa"/>
            <w:noWrap/>
            <w:hideMark/>
          </w:tcPr>
          <w:p w14:paraId="0E9B3774"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0.2787</w:t>
            </w:r>
          </w:p>
        </w:tc>
      </w:tr>
      <w:tr w:rsidR="00A53A68" w:rsidRPr="004804E4" w14:paraId="1BB43D0B" w14:textId="77777777" w:rsidTr="002C73A8">
        <w:trPr>
          <w:trHeight w:val="30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54767F6" w14:textId="77777777" w:rsidR="00A53A68" w:rsidRPr="004804E4" w:rsidRDefault="00A53A68" w:rsidP="002C73A8">
            <w:pPr>
              <w:rPr>
                <w:rFonts w:ascii="Calibri" w:eastAsia="Times New Roman" w:hAnsi="Calibri" w:cs="Calibri"/>
                <w:color w:val="000000"/>
              </w:rPr>
            </w:pPr>
            <w:r>
              <w:rPr>
                <w:rFonts w:ascii="Calibri" w:eastAsia="Times New Roman" w:hAnsi="Calibri" w:cs="Calibri"/>
                <w:color w:val="000000"/>
              </w:rPr>
              <w:t>Synthetic Warped</w:t>
            </w:r>
          </w:p>
        </w:tc>
        <w:tc>
          <w:tcPr>
            <w:tcW w:w="1798" w:type="dxa"/>
            <w:noWrap/>
            <w:hideMark/>
          </w:tcPr>
          <w:p w14:paraId="1F6BFEFE"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390204</w:t>
            </w:r>
          </w:p>
        </w:tc>
        <w:tc>
          <w:tcPr>
            <w:tcW w:w="1006" w:type="dxa"/>
            <w:noWrap/>
            <w:hideMark/>
          </w:tcPr>
          <w:p w14:paraId="0D2219B6"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-0.0012</w:t>
            </w:r>
          </w:p>
        </w:tc>
        <w:tc>
          <w:tcPr>
            <w:tcW w:w="1006" w:type="dxa"/>
            <w:noWrap/>
            <w:hideMark/>
          </w:tcPr>
          <w:p w14:paraId="704120DF"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0.0075</w:t>
            </w:r>
          </w:p>
        </w:tc>
        <w:tc>
          <w:tcPr>
            <w:tcW w:w="939" w:type="dxa"/>
            <w:noWrap/>
            <w:hideMark/>
          </w:tcPr>
          <w:p w14:paraId="0D970F57"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0.2149</w:t>
            </w:r>
          </w:p>
        </w:tc>
        <w:tc>
          <w:tcPr>
            <w:tcW w:w="939" w:type="dxa"/>
            <w:noWrap/>
            <w:hideMark/>
          </w:tcPr>
          <w:p w14:paraId="773427B0"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0.2176</w:t>
            </w:r>
          </w:p>
        </w:tc>
        <w:tc>
          <w:tcPr>
            <w:tcW w:w="1211" w:type="dxa"/>
            <w:noWrap/>
            <w:hideMark/>
          </w:tcPr>
          <w:p w14:paraId="26E375CA"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0.2149</w:t>
            </w:r>
          </w:p>
        </w:tc>
        <w:tc>
          <w:tcPr>
            <w:tcW w:w="1120" w:type="dxa"/>
            <w:noWrap/>
            <w:hideMark/>
          </w:tcPr>
          <w:p w14:paraId="7F2A7AC1"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0.2177</w:t>
            </w:r>
          </w:p>
        </w:tc>
      </w:tr>
      <w:tr w:rsidR="00A53A68" w:rsidRPr="004804E4" w14:paraId="7FE840C9" w14:textId="77777777" w:rsidTr="002C73A8">
        <w:trPr>
          <w:trHeight w:val="30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C969D72" w14:textId="77777777" w:rsidR="00A53A68" w:rsidRPr="004804E4" w:rsidRDefault="00A53A68" w:rsidP="002C73A8">
            <w:pPr>
              <w:rPr>
                <w:rFonts w:ascii="Calibri" w:eastAsia="Times New Roman" w:hAnsi="Calibri" w:cs="Calibri"/>
                <w:color w:val="000000"/>
              </w:rPr>
            </w:pPr>
            <w:r w:rsidRPr="004804E4">
              <w:rPr>
                <w:rFonts w:ascii="Calibri" w:eastAsia="Times New Roman" w:hAnsi="Calibri" w:cs="Calibri"/>
                <w:color w:val="000000"/>
              </w:rPr>
              <w:t>Difference</w:t>
            </w:r>
          </w:p>
        </w:tc>
        <w:tc>
          <w:tcPr>
            <w:tcW w:w="1798" w:type="dxa"/>
            <w:noWrap/>
            <w:hideMark/>
          </w:tcPr>
          <w:p w14:paraId="6922FF12"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n/a</w:t>
            </w:r>
          </w:p>
        </w:tc>
        <w:tc>
          <w:tcPr>
            <w:tcW w:w="1006" w:type="dxa"/>
            <w:noWrap/>
            <w:hideMark/>
          </w:tcPr>
          <w:p w14:paraId="7EA03BAA"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-0.0008</w:t>
            </w:r>
          </w:p>
        </w:tc>
        <w:tc>
          <w:tcPr>
            <w:tcW w:w="1006" w:type="dxa"/>
            <w:noWrap/>
            <w:hideMark/>
          </w:tcPr>
          <w:p w14:paraId="641DD8B3"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-0.0005</w:t>
            </w:r>
          </w:p>
        </w:tc>
        <w:tc>
          <w:tcPr>
            <w:tcW w:w="939" w:type="dxa"/>
            <w:noWrap/>
            <w:hideMark/>
          </w:tcPr>
          <w:p w14:paraId="680F3340"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0.0704</w:t>
            </w:r>
          </w:p>
        </w:tc>
        <w:tc>
          <w:tcPr>
            <w:tcW w:w="939" w:type="dxa"/>
            <w:noWrap/>
            <w:hideMark/>
          </w:tcPr>
          <w:p w14:paraId="2A2E117E"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0.0611</w:t>
            </w:r>
          </w:p>
        </w:tc>
        <w:tc>
          <w:tcPr>
            <w:tcW w:w="1211" w:type="dxa"/>
            <w:noWrap/>
            <w:hideMark/>
          </w:tcPr>
          <w:p w14:paraId="4461D030"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0.0705</w:t>
            </w:r>
          </w:p>
        </w:tc>
        <w:tc>
          <w:tcPr>
            <w:tcW w:w="1120" w:type="dxa"/>
            <w:noWrap/>
            <w:hideMark/>
          </w:tcPr>
          <w:p w14:paraId="777C8ADD"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0.0610</w:t>
            </w:r>
          </w:p>
        </w:tc>
      </w:tr>
      <w:tr w:rsidR="00A53A68" w:rsidRPr="004804E4" w14:paraId="66AD149D" w14:textId="77777777" w:rsidTr="002C73A8">
        <w:trPr>
          <w:trHeight w:val="30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0A4CA5" w14:textId="77777777" w:rsidR="00A53A68" w:rsidRPr="004804E4" w:rsidRDefault="00A53A68" w:rsidP="002C73A8">
            <w:pPr>
              <w:rPr>
                <w:rFonts w:ascii="Calibri" w:eastAsia="Times New Roman" w:hAnsi="Calibri" w:cs="Calibri"/>
                <w:color w:val="000000"/>
              </w:rPr>
            </w:pPr>
            <w:r w:rsidRPr="004804E4">
              <w:rPr>
                <w:rFonts w:ascii="Calibri" w:eastAsia="Times New Roman" w:hAnsi="Calibri" w:cs="Calibri"/>
                <w:color w:val="000000"/>
              </w:rPr>
              <w:t>Percent Explained</w:t>
            </w:r>
          </w:p>
        </w:tc>
        <w:tc>
          <w:tcPr>
            <w:tcW w:w="1798" w:type="dxa"/>
            <w:noWrap/>
            <w:hideMark/>
          </w:tcPr>
          <w:p w14:paraId="022AFF88"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n/a</w:t>
            </w:r>
          </w:p>
        </w:tc>
        <w:tc>
          <w:tcPr>
            <w:tcW w:w="1006" w:type="dxa"/>
            <w:noWrap/>
            <w:hideMark/>
          </w:tcPr>
          <w:p w14:paraId="4699B09D"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60%</w:t>
            </w:r>
          </w:p>
        </w:tc>
        <w:tc>
          <w:tcPr>
            <w:tcW w:w="1006" w:type="dxa"/>
            <w:noWrap/>
            <w:hideMark/>
          </w:tcPr>
          <w:p w14:paraId="11195753"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107%</w:t>
            </w:r>
          </w:p>
        </w:tc>
        <w:tc>
          <w:tcPr>
            <w:tcW w:w="939" w:type="dxa"/>
            <w:noWrap/>
            <w:hideMark/>
          </w:tcPr>
          <w:p w14:paraId="1437BEEE"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75%</w:t>
            </w:r>
          </w:p>
        </w:tc>
        <w:tc>
          <w:tcPr>
            <w:tcW w:w="939" w:type="dxa"/>
            <w:noWrap/>
            <w:hideMark/>
          </w:tcPr>
          <w:p w14:paraId="39A477A5"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78%</w:t>
            </w:r>
          </w:p>
        </w:tc>
        <w:tc>
          <w:tcPr>
            <w:tcW w:w="1211" w:type="dxa"/>
            <w:noWrap/>
            <w:hideMark/>
          </w:tcPr>
          <w:p w14:paraId="758EBDD8"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75%</w:t>
            </w:r>
          </w:p>
        </w:tc>
        <w:tc>
          <w:tcPr>
            <w:tcW w:w="1120" w:type="dxa"/>
            <w:noWrap/>
            <w:hideMark/>
          </w:tcPr>
          <w:p w14:paraId="0015FD8F" w14:textId="77777777" w:rsidR="00A53A68" w:rsidRPr="004804E4" w:rsidRDefault="00A53A68" w:rsidP="002C73A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804E4">
              <w:rPr>
                <w:rFonts w:ascii="Calibri" w:eastAsia="Times New Roman" w:hAnsi="Calibri" w:cs="Calibri"/>
                <w:color w:val="000000"/>
              </w:rPr>
              <w:t>78%</w:t>
            </w:r>
          </w:p>
        </w:tc>
      </w:tr>
    </w:tbl>
    <w:p w14:paraId="49318AEF" w14:textId="77777777" w:rsidR="00A53A68" w:rsidRPr="001A40BB" w:rsidRDefault="00A53A68" w:rsidP="004B1D62">
      <w:pPr>
        <w:spacing w:line="240" w:lineRule="auto"/>
        <w:ind w:firstLine="720"/>
        <w:rPr>
          <w:rFonts w:ascii="Times New Roman" w:hAnsi="Times New Roman" w:cs="Times New Roman"/>
          <w:sz w:val="24"/>
          <w:szCs w:val="24"/>
        </w:rPr>
      </w:pPr>
    </w:p>
    <w:p w14:paraId="02B9CB61" w14:textId="77777777" w:rsidR="007A2571" w:rsidRPr="001A40BB" w:rsidRDefault="007A2571" w:rsidP="00993EBE">
      <w:pPr>
        <w:pStyle w:val="Heading2"/>
      </w:pPr>
      <w:r w:rsidRPr="001A40BB">
        <w:t>Point Spread Function</w:t>
      </w:r>
    </w:p>
    <w:p w14:paraId="2CBBF040" w14:textId="4D2FD330"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second validation experiment ensures that there is no </w:t>
      </w:r>
      <w:r w:rsidR="00362220">
        <w:rPr>
          <w:rFonts w:ascii="Times New Roman" w:hAnsi="Times New Roman" w:cs="Times New Roman"/>
          <w:sz w:val="24"/>
          <w:szCs w:val="24"/>
        </w:rPr>
        <w:t xml:space="preserve">unintended </w:t>
      </w:r>
      <w:r w:rsidRPr="001A40BB">
        <w:rPr>
          <w:rFonts w:ascii="Times New Roman" w:hAnsi="Times New Roman" w:cs="Times New Roman"/>
          <w:sz w:val="24"/>
          <w:szCs w:val="24"/>
        </w:rPr>
        <w:t>blurring applied to the rendered image.</w:t>
      </w:r>
      <w:r w:rsidR="002A5482">
        <w:rPr>
          <w:rFonts w:ascii="Times New Roman" w:hAnsi="Times New Roman" w:cs="Times New Roman"/>
          <w:sz w:val="24"/>
          <w:szCs w:val="24"/>
        </w:rPr>
        <w:t xml:space="preserve"> </w:t>
      </w:r>
      <w:r w:rsidR="006F0AFE">
        <w:rPr>
          <w:rFonts w:ascii="Times New Roman" w:hAnsi="Times New Roman" w:cs="Times New Roman"/>
          <w:sz w:val="24"/>
          <w:szCs w:val="24"/>
        </w:rPr>
        <w:t xml:space="preserve">(Later, purposefully-introduced motion and lens blur will be discussed.) </w:t>
      </w:r>
      <w:r w:rsidRPr="001A40BB">
        <w:rPr>
          <w:rFonts w:ascii="Times New Roman" w:hAnsi="Times New Roman" w:cs="Times New Roman"/>
          <w:sz w:val="24"/>
          <w:szCs w:val="24"/>
        </w:rPr>
        <w:t xml:space="preserve">Specifically, this test determines that the point spread function </w:t>
      </w:r>
      <w:r w:rsidR="006F0AFE">
        <w:rPr>
          <w:rFonts w:ascii="Times New Roman" w:hAnsi="Times New Roman" w:cs="Times New Roman"/>
          <w:sz w:val="24"/>
          <w:szCs w:val="24"/>
        </w:rPr>
        <w:t xml:space="preserve">(PSF) </w:t>
      </w:r>
      <w:r w:rsidRPr="001A40BB">
        <w:rPr>
          <w:rFonts w:ascii="Times New Roman" w:hAnsi="Times New Roman" w:cs="Times New Roman"/>
          <w:sz w:val="24"/>
          <w:szCs w:val="24"/>
        </w:rPr>
        <w:t>of the rendered imagery is a unit impulse.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test is performed by simulating a white circular plane placed at a distance and size such that it exists in only one pixel.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rendered image should therefore only contain white in the one pixel and not be blurred into any other</w:t>
      </w:r>
      <w:r w:rsidR="007B6673">
        <w:rPr>
          <w:rFonts w:ascii="Times New Roman" w:hAnsi="Times New Roman" w:cs="Times New Roman"/>
          <w:sz w:val="24"/>
          <w:szCs w:val="24"/>
        </w:rPr>
        <w:t xml:space="preserve"> background</w:t>
      </w:r>
      <w:r w:rsidRPr="001A40BB">
        <w:rPr>
          <w:rFonts w:ascii="Times New Roman" w:hAnsi="Times New Roman" w:cs="Times New Roman"/>
          <w:sz w:val="24"/>
          <w:szCs w:val="24"/>
        </w:rPr>
        <w:t xml:space="preserve"> pixels.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test is particularly important when antialiasing is performed, as the super</w:t>
      </w:r>
      <w:ins w:id="30" w:author="Richie" w:date="2017-03-03T01:30:00Z">
        <w:r w:rsidR="00A53A68">
          <w:rPr>
            <w:rFonts w:ascii="Times New Roman" w:hAnsi="Times New Roman" w:cs="Times New Roman"/>
            <w:sz w:val="24"/>
            <w:szCs w:val="24"/>
          </w:rPr>
          <w:t>-</w:t>
        </w:r>
      </w:ins>
      <w:r w:rsidRPr="001A40BB">
        <w:rPr>
          <w:rFonts w:ascii="Times New Roman" w:hAnsi="Times New Roman" w:cs="Times New Roman"/>
          <w:sz w:val="24"/>
          <w:szCs w:val="24"/>
        </w:rPr>
        <w:t>sampling pattern and filter used to combine the samples can sometimes create a blurring effect.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For example, the default antialiasing in blender uses a </w:t>
      </w:r>
      <w:r w:rsidR="00A27C86">
        <w:rPr>
          <w:rFonts w:ascii="Times New Roman" w:hAnsi="Times New Roman" w:cs="Times New Roman"/>
          <w:sz w:val="24"/>
          <w:szCs w:val="24"/>
        </w:rPr>
        <w:t>“</w:t>
      </w:r>
      <w:r w:rsidRPr="001A40BB">
        <w:rPr>
          <w:rFonts w:ascii="Times New Roman" w:hAnsi="Times New Roman" w:cs="Times New Roman"/>
          <w:sz w:val="24"/>
          <w:szCs w:val="24"/>
        </w:rPr>
        <w:t>distributed jitter</w:t>
      </w:r>
      <w:r w:rsidR="00A27C86">
        <w:rPr>
          <w:rFonts w:ascii="Times New Roman" w:hAnsi="Times New Roman" w:cs="Times New Roman"/>
          <w:sz w:val="24"/>
          <w:szCs w:val="24"/>
        </w:rPr>
        <w:t>”</w:t>
      </w:r>
      <w:r w:rsidR="00A27C86" w:rsidRPr="001A40BB">
        <w:rPr>
          <w:rFonts w:ascii="Times New Roman" w:hAnsi="Times New Roman" w:cs="Times New Roman"/>
          <w:sz w:val="24"/>
          <w:szCs w:val="24"/>
        </w:rPr>
        <w:t xml:space="preserve"> </w:t>
      </w:r>
      <w:r w:rsidRPr="001A40BB">
        <w:rPr>
          <w:rFonts w:ascii="Times New Roman" w:hAnsi="Times New Roman" w:cs="Times New Roman"/>
          <w:sz w:val="24"/>
          <w:szCs w:val="24"/>
        </w:rPr>
        <w:t>pattern and the Mitchel-</w:t>
      </w:r>
      <w:r w:rsidR="00560F97" w:rsidRPr="001A40BB">
        <w:rPr>
          <w:rFonts w:ascii="Times New Roman" w:hAnsi="Times New Roman" w:cs="Times New Roman"/>
          <w:sz w:val="24"/>
          <w:szCs w:val="24"/>
        </w:rPr>
        <w:t>Netravali</w:t>
      </w:r>
      <w:r w:rsidRPr="001A40BB">
        <w:rPr>
          <w:rFonts w:ascii="Times New Roman" w:hAnsi="Times New Roman" w:cs="Times New Roman"/>
          <w:sz w:val="24"/>
          <w:szCs w:val="24"/>
        </w:rPr>
        <w:t xml:space="preserve"> filter, which </w:t>
      </w:r>
      <w:r w:rsidRPr="001A40BB">
        <w:rPr>
          <w:rFonts w:ascii="Times New Roman" w:hAnsi="Times New Roman" w:cs="Times New Roman"/>
          <w:sz w:val="24"/>
          <w:szCs w:val="24"/>
        </w:rPr>
        <w:lastRenderedPageBreak/>
        <w:t>uses super</w:t>
      </w:r>
      <w:r w:rsidR="00A53A68">
        <w:rPr>
          <w:rFonts w:ascii="Times New Roman" w:hAnsi="Times New Roman" w:cs="Times New Roman"/>
          <w:sz w:val="24"/>
          <w:szCs w:val="24"/>
        </w:rPr>
        <w:t>-</w:t>
      </w:r>
      <w:r w:rsidRPr="001A40BB">
        <w:rPr>
          <w:rFonts w:ascii="Times New Roman" w:hAnsi="Times New Roman" w:cs="Times New Roman"/>
          <w:sz w:val="24"/>
          <w:szCs w:val="24"/>
        </w:rPr>
        <w:t>sampled values from neighboring pixels to calculate a pixel value.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effect can be seen in </w:t>
      </w:r>
      <w:r w:rsidR="007B6673">
        <w:rPr>
          <w:rFonts w:ascii="Times New Roman" w:hAnsi="Times New Roman" w:cs="Times New Roman"/>
          <w:sz w:val="24"/>
          <w:szCs w:val="24"/>
        </w:rPr>
        <w:t>Figure 2</w:t>
      </w:r>
      <w:r w:rsidRPr="001A40BB">
        <w:rPr>
          <w:rFonts w:ascii="Times New Roman" w:hAnsi="Times New Roman" w:cs="Times New Roman"/>
          <w:sz w:val="24"/>
          <w:szCs w:val="24"/>
        </w:rPr>
        <w:t xml:space="preserve">, where the intensity of the white plane is </w:t>
      </w:r>
      <w:r w:rsidR="007B6673">
        <w:rPr>
          <w:rFonts w:ascii="Times New Roman" w:hAnsi="Times New Roman" w:cs="Times New Roman"/>
          <w:sz w:val="24"/>
          <w:szCs w:val="24"/>
        </w:rPr>
        <w:t>influenced all</w:t>
      </w:r>
      <w:r w:rsidRPr="001A40BB">
        <w:rPr>
          <w:rFonts w:ascii="Times New Roman" w:hAnsi="Times New Roman" w:cs="Times New Roman"/>
          <w:sz w:val="24"/>
          <w:szCs w:val="24"/>
        </w:rPr>
        <w:t xml:space="preserve"> eight of the neighboring pixels, even though the </w:t>
      </w:r>
      <w:r w:rsidR="007B6673">
        <w:rPr>
          <w:rFonts w:ascii="Times New Roman" w:hAnsi="Times New Roman" w:cs="Times New Roman"/>
          <w:sz w:val="24"/>
          <w:szCs w:val="24"/>
        </w:rPr>
        <w:t>plane</w:t>
      </w:r>
      <w:r w:rsidRPr="001A40BB">
        <w:rPr>
          <w:rFonts w:ascii="Times New Roman" w:hAnsi="Times New Roman" w:cs="Times New Roman"/>
          <w:sz w:val="24"/>
          <w:szCs w:val="24"/>
        </w:rPr>
        <w:t xml:space="preserve"> should only be visible in one pixel.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While this photogrammetric inaccuracy </w:t>
      </w:r>
      <w:ins w:id="31" w:author="Richie" w:date="2017-03-04T00:43:00Z">
        <w:r w:rsidR="009E71FA">
          <w:rPr>
            <w:rFonts w:ascii="Times New Roman" w:hAnsi="Times New Roman" w:cs="Times New Roman"/>
            <w:sz w:val="24"/>
            <w:szCs w:val="24"/>
          </w:rPr>
          <w:t xml:space="preserve">for this example </w:t>
        </w:r>
      </w:ins>
      <w:r w:rsidRPr="001A40BB">
        <w:rPr>
          <w:rFonts w:ascii="Times New Roman" w:hAnsi="Times New Roman" w:cs="Times New Roman"/>
          <w:sz w:val="24"/>
          <w:szCs w:val="24"/>
        </w:rPr>
        <w:t xml:space="preserve">is minimal, </w:t>
      </w:r>
      <w:del w:id="32" w:author="Richie" w:date="2017-03-04T00:43:00Z">
        <w:r w:rsidRPr="001A40BB" w:rsidDel="009E71FA">
          <w:rPr>
            <w:rFonts w:ascii="Times New Roman" w:hAnsi="Times New Roman" w:cs="Times New Roman"/>
            <w:sz w:val="24"/>
            <w:szCs w:val="24"/>
          </w:rPr>
          <w:delText xml:space="preserve">the </w:delText>
        </w:r>
      </w:del>
      <w:ins w:id="33" w:author="Richie" w:date="2017-03-04T00:43:00Z">
        <w:r w:rsidR="009E71FA">
          <w:rPr>
            <w:rFonts w:ascii="Times New Roman" w:hAnsi="Times New Roman" w:cs="Times New Roman"/>
            <w:sz w:val="24"/>
            <w:szCs w:val="24"/>
          </w:rPr>
          <w:t>larger</w:t>
        </w:r>
        <w:r w:rsidR="009E71FA" w:rsidRPr="001A40BB">
          <w:rPr>
            <w:rFonts w:ascii="Times New Roman" w:hAnsi="Times New Roman" w:cs="Times New Roman"/>
            <w:sz w:val="24"/>
            <w:szCs w:val="24"/>
          </w:rPr>
          <w:t xml:space="preserve"> </w:t>
        </w:r>
      </w:ins>
      <w:r w:rsidRPr="001A40BB">
        <w:rPr>
          <w:rFonts w:ascii="Times New Roman" w:hAnsi="Times New Roman" w:cs="Times New Roman"/>
          <w:sz w:val="24"/>
          <w:szCs w:val="24"/>
        </w:rPr>
        <w:t>error</w:t>
      </w:r>
      <w:ins w:id="34" w:author="Richie" w:date="2017-03-04T00:43:00Z">
        <w:r w:rsidR="009E71FA">
          <w:rPr>
            <w:rFonts w:ascii="Times New Roman" w:hAnsi="Times New Roman" w:cs="Times New Roman"/>
            <w:sz w:val="24"/>
            <w:szCs w:val="24"/>
          </w:rPr>
          <w:t>s resulting from different filters</w:t>
        </w:r>
      </w:ins>
      <w:r w:rsidRPr="001A40BB">
        <w:rPr>
          <w:rFonts w:ascii="Times New Roman" w:hAnsi="Times New Roman" w:cs="Times New Roman"/>
          <w:sz w:val="24"/>
          <w:szCs w:val="24"/>
        </w:rPr>
        <w:t xml:space="preserve"> could propagate into the resultant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derived </w:t>
      </w:r>
      <w:r w:rsidR="00D928B4">
        <w:rPr>
          <w:rFonts w:ascii="Times New Roman" w:hAnsi="Times New Roman" w:cs="Times New Roman"/>
          <w:sz w:val="24"/>
          <w:szCs w:val="24"/>
        </w:rPr>
        <w:t>point cloud</w:t>
      </w:r>
      <w:r w:rsidR="008C7376">
        <w:rPr>
          <w:rFonts w:ascii="Times New Roman" w:hAnsi="Times New Roman" w:cs="Times New Roman"/>
          <w:sz w:val="24"/>
          <w:szCs w:val="24"/>
        </w:rPr>
        <w:t>,</w:t>
      </w:r>
      <w:r w:rsidRPr="001A40BB">
        <w:rPr>
          <w:rFonts w:ascii="Times New Roman" w:hAnsi="Times New Roman" w:cs="Times New Roman"/>
          <w:sz w:val="24"/>
          <w:szCs w:val="24"/>
        </w:rPr>
        <w:t xml:space="preserve"> especially when </w:t>
      </w:r>
      <w:r w:rsidR="008C7376" w:rsidRPr="001A40BB">
        <w:rPr>
          <w:rFonts w:ascii="Times New Roman" w:hAnsi="Times New Roman" w:cs="Times New Roman"/>
          <w:sz w:val="24"/>
          <w:szCs w:val="24"/>
        </w:rPr>
        <w:t>fine</w:t>
      </w:r>
      <w:r w:rsidR="008C7376">
        <w:rPr>
          <w:rFonts w:ascii="Times New Roman" w:hAnsi="Times New Roman" w:cs="Times New Roman"/>
          <w:sz w:val="24"/>
          <w:szCs w:val="24"/>
        </w:rPr>
        <w:t>-</w:t>
      </w:r>
      <w:r w:rsidRPr="001A40BB">
        <w:rPr>
          <w:rFonts w:ascii="Times New Roman" w:hAnsi="Times New Roman" w:cs="Times New Roman"/>
          <w:sz w:val="24"/>
          <w:szCs w:val="24"/>
        </w:rPr>
        <w:t>scale textures with high gradient</w:t>
      </w:r>
      <w:r w:rsidR="007B6673">
        <w:rPr>
          <w:rFonts w:ascii="Times New Roman" w:hAnsi="Times New Roman" w:cs="Times New Roman"/>
          <w:sz w:val="24"/>
          <w:szCs w:val="24"/>
        </w:rPr>
        <w:t>s</w:t>
      </w:r>
      <w:r w:rsidRPr="001A40BB">
        <w:rPr>
          <w:rFonts w:ascii="Times New Roman" w:hAnsi="Times New Roman" w:cs="Times New Roman"/>
          <w:sz w:val="24"/>
          <w:szCs w:val="24"/>
        </w:rPr>
        <w:t xml:space="preserve"> are used.</w:t>
      </w:r>
    </w:p>
    <w:p w14:paraId="57083862" w14:textId="77777777" w:rsidR="00F776C7" w:rsidRDefault="00C62AD5" w:rsidP="00FB0B77">
      <w:pPr>
        <w:keepNext/>
        <w:spacing w:line="240" w:lineRule="auto"/>
      </w:pPr>
      <w:r w:rsidRPr="001A40BB">
        <w:rPr>
          <w:rFonts w:ascii="Times New Roman" w:hAnsi="Times New Roman" w:cs="Times New Roman"/>
          <w:noProof/>
          <w:sz w:val="24"/>
          <w:szCs w:val="24"/>
        </w:rPr>
        <w:drawing>
          <wp:inline distT="0" distB="0" distL="0" distR="0" wp14:anchorId="7FEB92BB" wp14:editId="628ED629">
            <wp:extent cx="5943600" cy="172644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9855"/>
                    <a:stretch/>
                  </pic:blipFill>
                  <pic:spPr bwMode="auto">
                    <a:xfrm>
                      <a:off x="0" y="0"/>
                      <a:ext cx="5943600" cy="1726442"/>
                    </a:xfrm>
                    <a:prstGeom prst="rect">
                      <a:avLst/>
                    </a:prstGeom>
                    <a:ln>
                      <a:noFill/>
                    </a:ln>
                    <a:extLst>
                      <a:ext uri="{53640926-AAD7-44D8-BBD7-CCE9431645EC}">
                        <a14:shadowObscured xmlns:a14="http://schemas.microsoft.com/office/drawing/2010/main"/>
                      </a:ext>
                    </a:extLst>
                  </pic:spPr>
                </pic:pic>
              </a:graphicData>
            </a:graphic>
          </wp:inline>
        </w:drawing>
      </w:r>
    </w:p>
    <w:p w14:paraId="40FCA0F1" w14:textId="6C95465D" w:rsidR="00C62AD5" w:rsidRPr="001A40BB" w:rsidRDefault="00F776C7" w:rsidP="00FB0B77">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611DF">
        <w:rPr>
          <w:noProof/>
        </w:rPr>
        <w:t>2</w:t>
      </w:r>
      <w:r>
        <w:fldChar w:fldCharType="end"/>
      </w:r>
      <w:r>
        <w:t xml:space="preserve">. A circular plane placed so it is encompasses by the viewing </w:t>
      </w:r>
      <w:r w:rsidR="00C465CC">
        <w:t xml:space="preserve">volume </w:t>
      </w:r>
      <w:r>
        <w:t>of only the cen</w:t>
      </w:r>
      <w:r w:rsidR="00C465CC">
        <w:t>t</w:t>
      </w:r>
      <w:r>
        <w:t>ral pixel(</w:t>
      </w:r>
      <w:r w:rsidR="00FB0B77">
        <w:t>left</w:t>
      </w:r>
      <w:r>
        <w:t>) is rendered with no antialiasing (middle) and with 8 sample antialiasing(right)</w:t>
      </w:r>
    </w:p>
    <w:p w14:paraId="36B7184A" w14:textId="19D671BE"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To validate the point spread function of the Blender Internal Render Engine, a sensor and scene are set up such that the geometry of the circular plane is only captured with one pixel in the render of a 5x5 pixel image.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experiment ensures that any other pixels that contain </w:t>
      </w:r>
      <w:r w:rsidR="007B6673">
        <w:rPr>
          <w:rFonts w:ascii="Times New Roman" w:hAnsi="Times New Roman" w:cs="Times New Roman"/>
          <w:sz w:val="24"/>
          <w:szCs w:val="24"/>
        </w:rPr>
        <w:t>values different than the b</w:t>
      </w:r>
      <w:r w:rsidR="00560F97">
        <w:rPr>
          <w:rFonts w:ascii="Times New Roman" w:hAnsi="Times New Roman" w:cs="Times New Roman"/>
          <w:sz w:val="24"/>
          <w:szCs w:val="24"/>
        </w:rPr>
        <w:t>ackground digital number of 128</w:t>
      </w:r>
      <w:r w:rsidRPr="001A40BB">
        <w:rPr>
          <w:rFonts w:ascii="Times New Roman" w:hAnsi="Times New Roman" w:cs="Times New Roman"/>
          <w:sz w:val="24"/>
          <w:szCs w:val="24"/>
        </w:rPr>
        <w:t xml:space="preserve"> are an artifact of the rendering.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Rendered imagery is shown with and without antialiasing</w:t>
      </w:r>
      <w:r w:rsidR="007B6673">
        <w:rPr>
          <w:rFonts w:ascii="Times New Roman" w:hAnsi="Times New Roman" w:cs="Times New Roman"/>
          <w:sz w:val="24"/>
          <w:szCs w:val="24"/>
        </w:rPr>
        <w:t xml:space="preserve"> in Figure 2</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antialiasing used is the default settings for the Blender Internal Render Engine (8 Samples, Mitchell-</w:t>
      </w:r>
      <w:r w:rsidR="00560F97" w:rsidRPr="001A40BB">
        <w:rPr>
          <w:rFonts w:ascii="Times New Roman" w:hAnsi="Times New Roman" w:cs="Times New Roman"/>
          <w:sz w:val="24"/>
          <w:szCs w:val="24"/>
        </w:rPr>
        <w:t>Netravali</w:t>
      </w:r>
      <w:r w:rsidRPr="001A40BB">
        <w:rPr>
          <w:rFonts w:ascii="Times New Roman" w:hAnsi="Times New Roman" w:cs="Times New Roman"/>
          <w:sz w:val="24"/>
          <w:szCs w:val="24"/>
        </w:rPr>
        <w:t xml:space="preserve"> filter).</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rendered image with no antialiasing contains no blurring of the image, while the antialiased image contains a slight amount of blurring.</w:t>
      </w:r>
      <w:r w:rsidR="002A5482">
        <w:rPr>
          <w:rFonts w:ascii="Times New Roman" w:hAnsi="Times New Roman" w:cs="Times New Roman"/>
          <w:sz w:val="24"/>
          <w:szCs w:val="24"/>
        </w:rPr>
        <w:t xml:space="preserve"> </w:t>
      </w:r>
      <w:commentRangeStart w:id="35"/>
      <w:ins w:id="36" w:author="Richie" w:date="2017-03-04T00:44:00Z">
        <w:r w:rsidR="009E71FA">
          <w:rPr>
            <w:rFonts w:ascii="Times New Roman" w:hAnsi="Times New Roman" w:cs="Times New Roman"/>
            <w:sz w:val="24"/>
            <w:szCs w:val="24"/>
          </w:rPr>
          <w:t xml:space="preserve">Note that </w:t>
        </w:r>
      </w:ins>
      <w:ins w:id="37" w:author="Richie" w:date="2017-03-04T00:46:00Z">
        <w:r w:rsidR="009E71FA">
          <w:rPr>
            <w:rFonts w:ascii="Times New Roman" w:hAnsi="Times New Roman" w:cs="Times New Roman"/>
            <w:sz w:val="24"/>
            <w:szCs w:val="24"/>
          </w:rPr>
          <w:t>the theoretical pixel value should be approximately equal to 227, and neither sampling methodology perfectly represents the scene.</w:t>
        </w:r>
      </w:ins>
      <w:commentRangeEnd w:id="35"/>
      <w:ins w:id="38" w:author="Richie" w:date="2017-03-04T00:48:00Z">
        <w:r w:rsidR="009E71FA">
          <w:rPr>
            <w:rStyle w:val="CommentReference"/>
          </w:rPr>
          <w:commentReference w:id="35"/>
        </w:r>
      </w:ins>
      <w:ins w:id="39" w:author="Richie" w:date="2017-03-04T00:46:00Z">
        <w:r w:rsidR="009E71FA">
          <w:rPr>
            <w:rFonts w:ascii="Times New Roman" w:hAnsi="Times New Roman" w:cs="Times New Roman"/>
            <w:sz w:val="24"/>
            <w:szCs w:val="24"/>
          </w:rPr>
          <w:t xml:space="preserve">  </w:t>
        </w:r>
      </w:ins>
      <w:ins w:id="40" w:author="Richie" w:date="2017-03-04T00:44:00Z">
        <w:r w:rsidR="009E71FA">
          <w:rPr>
            <w:rFonts w:ascii="Times New Roman" w:hAnsi="Times New Roman" w:cs="Times New Roman"/>
            <w:sz w:val="24"/>
            <w:szCs w:val="24"/>
          </w:rPr>
          <w:t xml:space="preserve"> </w:t>
        </w:r>
      </w:ins>
      <w:r w:rsidRPr="001A40BB">
        <w:rPr>
          <w:rFonts w:ascii="Times New Roman" w:hAnsi="Times New Roman" w:cs="Times New Roman"/>
          <w:sz w:val="24"/>
          <w:szCs w:val="24"/>
        </w:rPr>
        <w:t xml:space="preserve">The antialiased imagery </w:t>
      </w:r>
      <w:r w:rsidR="007B6673">
        <w:rPr>
          <w:rFonts w:ascii="Times New Roman" w:hAnsi="Times New Roman" w:cs="Times New Roman"/>
          <w:sz w:val="24"/>
          <w:szCs w:val="24"/>
        </w:rPr>
        <w:t xml:space="preserve">supersamples the scene and </w:t>
      </w:r>
      <w:r w:rsidRPr="001A40BB">
        <w:rPr>
          <w:rFonts w:ascii="Times New Roman" w:hAnsi="Times New Roman" w:cs="Times New Roman"/>
          <w:sz w:val="24"/>
          <w:szCs w:val="24"/>
        </w:rPr>
        <w:t xml:space="preserve">renders a smoother, more </w:t>
      </w:r>
      <w:r w:rsidR="00560F97" w:rsidRPr="001A40BB">
        <w:rPr>
          <w:rFonts w:ascii="Times New Roman" w:hAnsi="Times New Roman" w:cs="Times New Roman"/>
          <w:sz w:val="24"/>
          <w:szCs w:val="24"/>
        </w:rPr>
        <w:t>photorealistic</w:t>
      </w:r>
      <w:r w:rsidRPr="001A40BB">
        <w:rPr>
          <w:rFonts w:ascii="Times New Roman" w:hAnsi="Times New Roman" w:cs="Times New Roman"/>
          <w:sz w:val="24"/>
          <w:szCs w:val="24"/>
        </w:rPr>
        <w:t xml:space="preserve"> imagery, and is deemed to be suitable for experimentation.</w:t>
      </w:r>
    </w:p>
    <w:p w14:paraId="292BA773" w14:textId="77777777" w:rsidR="007A2571" w:rsidRPr="001A40BB" w:rsidRDefault="007A2571" w:rsidP="00993EBE">
      <w:pPr>
        <w:pStyle w:val="Heading2"/>
      </w:pPr>
      <w:r w:rsidRPr="001A40BB">
        <w:t>Texture Resolution</w:t>
      </w:r>
    </w:p>
    <w:p w14:paraId="110692FD" w14:textId="38606B2E"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final validation experiment ensures that any textures applied to the objects in the scene are applied in a manner which maintains the resolution of the imagery</w:t>
      </w:r>
      <w:r w:rsidR="007B6673">
        <w:rPr>
          <w:rFonts w:ascii="Times New Roman" w:hAnsi="Times New Roman" w:cs="Times New Roman"/>
          <w:sz w:val="24"/>
          <w:szCs w:val="24"/>
        </w:rPr>
        <w:t xml:space="preserve"> without and compression or subsampling</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validation experiment is performed by </w:t>
      </w:r>
      <w:r w:rsidR="007B6673">
        <w:rPr>
          <w:rFonts w:ascii="Times New Roman" w:hAnsi="Times New Roman" w:cs="Times New Roman"/>
          <w:sz w:val="24"/>
          <w:szCs w:val="24"/>
        </w:rPr>
        <w:t>applying</w:t>
      </w:r>
      <w:r w:rsidRPr="001A40BB">
        <w:rPr>
          <w:rFonts w:ascii="Times New Roman" w:hAnsi="Times New Roman" w:cs="Times New Roman"/>
          <w:sz w:val="24"/>
          <w:szCs w:val="24"/>
        </w:rPr>
        <w:t xml:space="preserve"> a texture on a flat plane and rendering an image that contains a small number of the texture pixels.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By qualitatively looking at the image, it should be clear that the desired number of pixels are in the frame, and no smoothing is being applied.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When rendering textures in computer graphics there is an option to perform interpolation of the texture, which yields a smoother texture.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An example of a texture with and without interpolation is shown in Figure </w:t>
      </w:r>
      <w:r w:rsidR="007B6673">
        <w:rPr>
          <w:rFonts w:ascii="Times New Roman" w:hAnsi="Times New Roman" w:cs="Times New Roman"/>
          <w:sz w:val="24"/>
          <w:szCs w:val="24"/>
        </w:rPr>
        <w:t>3</w:t>
      </w:r>
      <w:r w:rsidRPr="001A40BB">
        <w:rPr>
          <w:rFonts w:ascii="Times New Roman" w:hAnsi="Times New Roman" w:cs="Times New Roman"/>
          <w:sz w:val="24"/>
          <w:szCs w:val="24"/>
        </w:rPr>
        <w:t xml:space="preserve">. </w:t>
      </w:r>
    </w:p>
    <w:p w14:paraId="4441BBC4" w14:textId="599A4805"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To validate the texture resolution of the Blender Internal Render Engine</w:t>
      </w:r>
      <w:r w:rsidR="006F0AFE">
        <w:rPr>
          <w:rFonts w:ascii="Times New Roman" w:hAnsi="Times New Roman" w:cs="Times New Roman"/>
          <w:sz w:val="24"/>
          <w:szCs w:val="24"/>
        </w:rPr>
        <w:t>,</w:t>
      </w:r>
      <w:r w:rsidRPr="001A40BB">
        <w:rPr>
          <w:rFonts w:ascii="Times New Roman" w:hAnsi="Times New Roman" w:cs="Times New Roman"/>
          <w:sz w:val="24"/>
          <w:szCs w:val="24"/>
        </w:rPr>
        <w:t xml:space="preserve"> a </w:t>
      </w:r>
      <w:r w:rsidR="006F0AFE" w:rsidRPr="001A40BB">
        <w:rPr>
          <w:rFonts w:ascii="Times New Roman" w:hAnsi="Times New Roman" w:cs="Times New Roman"/>
          <w:sz w:val="24"/>
          <w:szCs w:val="24"/>
        </w:rPr>
        <w:t>black</w:t>
      </w:r>
      <w:r w:rsidR="006F0AFE">
        <w:rPr>
          <w:rFonts w:ascii="Times New Roman" w:hAnsi="Times New Roman" w:cs="Times New Roman"/>
          <w:sz w:val="24"/>
          <w:szCs w:val="24"/>
        </w:rPr>
        <w:t>-</w:t>
      </w:r>
      <w:r w:rsidR="006F0AFE" w:rsidRPr="001A40BB">
        <w:rPr>
          <w:rFonts w:ascii="Times New Roman" w:hAnsi="Times New Roman" w:cs="Times New Roman"/>
          <w:sz w:val="24"/>
          <w:szCs w:val="24"/>
        </w:rPr>
        <w:t>and</w:t>
      </w:r>
      <w:r w:rsidR="006F0AFE">
        <w:rPr>
          <w:rFonts w:ascii="Times New Roman" w:hAnsi="Times New Roman" w:cs="Times New Roman"/>
          <w:sz w:val="24"/>
          <w:szCs w:val="24"/>
        </w:rPr>
        <w:t>-</w:t>
      </w:r>
      <w:r w:rsidRPr="001A40BB">
        <w:rPr>
          <w:rFonts w:ascii="Times New Roman" w:hAnsi="Times New Roman" w:cs="Times New Roman"/>
          <w:sz w:val="24"/>
          <w:szCs w:val="24"/>
        </w:rPr>
        <w:t xml:space="preserve">white checkerboard pattern </w:t>
      </w:r>
      <w:r w:rsidR="006F0AFE">
        <w:rPr>
          <w:rFonts w:ascii="Times New Roman" w:hAnsi="Times New Roman" w:cs="Times New Roman"/>
          <w:sz w:val="24"/>
          <w:szCs w:val="24"/>
        </w:rPr>
        <w:t>in which</w:t>
      </w:r>
      <w:r w:rsidR="006F0AFE" w:rsidRPr="001A40BB">
        <w:rPr>
          <w:rFonts w:ascii="Times New Roman" w:hAnsi="Times New Roman" w:cs="Times New Roman"/>
          <w:sz w:val="24"/>
          <w:szCs w:val="24"/>
        </w:rPr>
        <w:t xml:space="preserve"> </w:t>
      </w:r>
      <w:r w:rsidRPr="001A40BB">
        <w:rPr>
          <w:rFonts w:ascii="Times New Roman" w:hAnsi="Times New Roman" w:cs="Times New Roman"/>
          <w:sz w:val="24"/>
          <w:szCs w:val="24"/>
        </w:rPr>
        <w:t>each checkerboard square is 1x1 texel is applied to a flat plane</w:t>
      </w:r>
      <w:r w:rsidR="006F0AFE">
        <w:rPr>
          <w:rFonts w:ascii="Times New Roman" w:hAnsi="Times New Roman" w:cs="Times New Roman"/>
          <w:sz w:val="24"/>
          <w:szCs w:val="24"/>
        </w:rPr>
        <w:t>,</w:t>
      </w:r>
      <w:r w:rsidRPr="001A40BB">
        <w:rPr>
          <w:rFonts w:ascii="Times New Roman" w:hAnsi="Times New Roman" w:cs="Times New Roman"/>
          <w:sz w:val="24"/>
          <w:szCs w:val="24"/>
        </w:rPr>
        <w:t xml:space="preserve"> such that each texel represents a 10cm x 10cm square.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An image is rendered using a focal length and sensor size such that each texel is captured by 100 x 100 pixels</w:t>
      </w:r>
      <w:r w:rsidR="007B6673">
        <w:rPr>
          <w:rFonts w:ascii="Times New Roman" w:hAnsi="Times New Roman" w:cs="Times New Roman"/>
          <w:sz w:val="24"/>
          <w:szCs w:val="24"/>
        </w:rPr>
        <w:t>, as shown in Figure 3 with and without interpolation.</w:t>
      </w:r>
      <w:r w:rsidR="002A5482">
        <w:rPr>
          <w:rFonts w:ascii="Times New Roman" w:hAnsi="Times New Roman" w:cs="Times New Roman"/>
          <w:sz w:val="24"/>
          <w:szCs w:val="24"/>
        </w:rPr>
        <w:t xml:space="preserve"> </w:t>
      </w:r>
      <w:r w:rsidR="007B6673">
        <w:rPr>
          <w:rFonts w:ascii="Times New Roman" w:hAnsi="Times New Roman" w:cs="Times New Roman"/>
          <w:sz w:val="24"/>
          <w:szCs w:val="24"/>
        </w:rPr>
        <w:t xml:space="preserve">The rendered images in Figure 3 </w:t>
      </w:r>
      <w:r w:rsidR="006F0AFE">
        <w:rPr>
          <w:rFonts w:ascii="Times New Roman" w:hAnsi="Times New Roman" w:cs="Times New Roman"/>
          <w:sz w:val="24"/>
          <w:szCs w:val="24"/>
        </w:rPr>
        <w:t>were</w:t>
      </w:r>
      <w:r w:rsidR="006F0AFE" w:rsidRPr="001A40BB">
        <w:rPr>
          <w:rFonts w:ascii="Times New Roman" w:hAnsi="Times New Roman" w:cs="Times New Roman"/>
          <w:sz w:val="24"/>
          <w:szCs w:val="24"/>
        </w:rPr>
        <w:t xml:space="preserve"> </w:t>
      </w:r>
      <w:r w:rsidRPr="001A40BB">
        <w:rPr>
          <w:rFonts w:ascii="Times New Roman" w:hAnsi="Times New Roman" w:cs="Times New Roman"/>
          <w:sz w:val="24"/>
          <w:szCs w:val="24"/>
        </w:rPr>
        <w:t>qualitatively observed</w:t>
      </w:r>
      <w:r w:rsidR="006F0AFE">
        <w:rPr>
          <w:rFonts w:ascii="Times New Roman" w:hAnsi="Times New Roman" w:cs="Times New Roman"/>
          <w:sz w:val="24"/>
          <w:szCs w:val="24"/>
        </w:rPr>
        <w:t>,</w:t>
      </w:r>
      <w:r w:rsidRPr="001A40BB">
        <w:rPr>
          <w:rFonts w:ascii="Times New Roman" w:hAnsi="Times New Roman" w:cs="Times New Roman"/>
          <w:sz w:val="24"/>
          <w:szCs w:val="24"/>
        </w:rPr>
        <w:t xml:space="preserve"> </w:t>
      </w:r>
      <w:r w:rsidR="007B6673">
        <w:rPr>
          <w:rFonts w:ascii="Times New Roman" w:hAnsi="Times New Roman" w:cs="Times New Roman"/>
          <w:sz w:val="24"/>
          <w:szCs w:val="24"/>
        </w:rPr>
        <w:t xml:space="preserve">and it was determined </w:t>
      </w:r>
      <w:r w:rsidRPr="001A40BB">
        <w:rPr>
          <w:rFonts w:ascii="Times New Roman" w:hAnsi="Times New Roman" w:cs="Times New Roman"/>
          <w:sz w:val="24"/>
          <w:szCs w:val="24"/>
        </w:rPr>
        <w:t xml:space="preserve">that the </w:t>
      </w:r>
      <w:r w:rsidR="007B6673">
        <w:rPr>
          <w:rFonts w:ascii="Times New Roman" w:hAnsi="Times New Roman" w:cs="Times New Roman"/>
          <w:sz w:val="24"/>
          <w:szCs w:val="24"/>
        </w:rPr>
        <w:t>rendering has not subsampled or compressed the texture image</w:t>
      </w:r>
      <w:r w:rsidRPr="001A40BB">
        <w:rPr>
          <w:rFonts w:ascii="Times New Roman" w:hAnsi="Times New Roman" w:cs="Times New Roman"/>
          <w:sz w:val="24"/>
          <w:szCs w:val="24"/>
        </w:rPr>
        <w:t>.</w:t>
      </w:r>
    </w:p>
    <w:p w14:paraId="6E1C976F" w14:textId="77777777" w:rsidR="00FB0B77" w:rsidRDefault="007A2571" w:rsidP="00FB0B77">
      <w:pPr>
        <w:keepNext/>
        <w:spacing w:line="240" w:lineRule="auto"/>
      </w:pPr>
      <w:r w:rsidRPr="001A40BB">
        <w:rPr>
          <w:rFonts w:ascii="Times New Roman" w:hAnsi="Times New Roman" w:cs="Times New Roman"/>
          <w:noProof/>
          <w:sz w:val="24"/>
          <w:szCs w:val="24"/>
        </w:rPr>
        <w:lastRenderedPageBreak/>
        <w:drawing>
          <wp:inline distT="0" distB="0" distL="0" distR="0" wp14:anchorId="58F5FC87" wp14:editId="21F6607A">
            <wp:extent cx="5943600" cy="1985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5526"/>
                    <a:stretch/>
                  </pic:blipFill>
                  <pic:spPr bwMode="auto">
                    <a:xfrm>
                      <a:off x="0" y="0"/>
                      <a:ext cx="5943600" cy="1985749"/>
                    </a:xfrm>
                    <a:prstGeom prst="rect">
                      <a:avLst/>
                    </a:prstGeom>
                    <a:ln>
                      <a:noFill/>
                    </a:ln>
                    <a:extLst>
                      <a:ext uri="{53640926-AAD7-44D8-BBD7-CCE9431645EC}">
                        <a14:shadowObscured xmlns:a14="http://schemas.microsoft.com/office/drawing/2010/main"/>
                      </a:ext>
                    </a:extLst>
                  </pic:spPr>
                </pic:pic>
              </a:graphicData>
            </a:graphic>
          </wp:inline>
        </w:drawing>
      </w:r>
    </w:p>
    <w:p w14:paraId="28CD2F76" w14:textId="6DE26EC9" w:rsidR="007A2571" w:rsidRPr="001A40BB" w:rsidRDefault="00FB0B77" w:rsidP="00FB0B77">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611DF">
        <w:rPr>
          <w:noProof/>
        </w:rPr>
        <w:t>3</w:t>
      </w:r>
      <w:r>
        <w:fldChar w:fldCharType="end"/>
      </w:r>
      <w:r>
        <w:t>. Each black and white square in this checkerboard represent one texel in the texture applied to the image. This rendered image demonstrates that the final texture that is rendered contains the full resolution of the desired texture, and that the Blender Internal Renderer is not artificially downsampling the texture.</w:t>
      </w:r>
    </w:p>
    <w:p w14:paraId="62A292DD" w14:textId="77777777" w:rsidR="007A2571" w:rsidRPr="001A40BB" w:rsidRDefault="007A2571" w:rsidP="00993EBE">
      <w:pPr>
        <w:pStyle w:val="Heading2"/>
      </w:pPr>
      <w:r w:rsidRPr="001A40BB">
        <w:t>Use Case Demonstration</w:t>
      </w:r>
    </w:p>
    <w:p w14:paraId="11E90FB0" w14:textId="51822B1B" w:rsidR="007A2571"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An example experiment was </w:t>
      </w:r>
      <w:r w:rsidR="006F0AFE">
        <w:rPr>
          <w:rFonts w:ascii="Times New Roman" w:hAnsi="Times New Roman" w:cs="Times New Roman"/>
          <w:sz w:val="24"/>
          <w:szCs w:val="24"/>
        </w:rPr>
        <w:t>designed</w:t>
      </w:r>
      <w:r w:rsidR="006F0AFE"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as a proof of concept to demonstrate </w:t>
      </w:r>
      <w:r w:rsidR="006F0AFE">
        <w:rPr>
          <w:rFonts w:ascii="Times New Roman" w:hAnsi="Times New Roman" w:cs="Times New Roman"/>
          <w:sz w:val="24"/>
          <w:szCs w:val="24"/>
        </w:rPr>
        <w:t>the usefulness of the s</w:t>
      </w:r>
      <w:r w:rsidR="006F0AFE" w:rsidRPr="006F0AFE">
        <w:rPr>
          <w:rFonts w:ascii="Times New Roman" w:hAnsi="Times New Roman" w:cs="Times New Roman"/>
          <w:sz w:val="24"/>
          <w:szCs w:val="24"/>
        </w:rPr>
        <w:t xml:space="preserve">imulated </w:t>
      </w:r>
      <w:r w:rsidR="006F0AFE">
        <w:rPr>
          <w:rFonts w:ascii="Times New Roman" w:hAnsi="Times New Roman" w:cs="Times New Roman"/>
          <w:sz w:val="24"/>
          <w:szCs w:val="24"/>
        </w:rPr>
        <w:t>i</w:t>
      </w:r>
      <w:r w:rsidR="006F0AFE" w:rsidRPr="006F0AFE">
        <w:rPr>
          <w:rFonts w:ascii="Times New Roman" w:hAnsi="Times New Roman" w:cs="Times New Roman"/>
          <w:sz w:val="24"/>
          <w:szCs w:val="24"/>
        </w:rPr>
        <w:t>magery</w:t>
      </w:r>
      <w:r w:rsidR="006F0AFE">
        <w:rPr>
          <w:rFonts w:ascii="Times New Roman" w:hAnsi="Times New Roman" w:cs="Times New Roman"/>
          <w:sz w:val="24"/>
          <w:szCs w:val="24"/>
        </w:rPr>
        <w:t xml:space="preserve"> r</w:t>
      </w:r>
      <w:r w:rsidR="006F0AFE" w:rsidRPr="006F0AFE">
        <w:rPr>
          <w:rFonts w:ascii="Times New Roman" w:hAnsi="Times New Roman" w:cs="Times New Roman"/>
          <w:sz w:val="24"/>
          <w:szCs w:val="24"/>
        </w:rPr>
        <w:t xml:space="preserve">endering </w:t>
      </w:r>
      <w:r w:rsidR="006F0AFE">
        <w:rPr>
          <w:rFonts w:ascii="Times New Roman" w:hAnsi="Times New Roman" w:cs="Times New Roman"/>
          <w:sz w:val="24"/>
          <w:szCs w:val="24"/>
        </w:rPr>
        <w:t>w</w:t>
      </w:r>
      <w:r w:rsidR="006F0AFE" w:rsidRPr="006F0AFE">
        <w:rPr>
          <w:rFonts w:ascii="Times New Roman" w:hAnsi="Times New Roman" w:cs="Times New Roman"/>
          <w:sz w:val="24"/>
          <w:szCs w:val="24"/>
        </w:rPr>
        <w:t>orkflow</w:t>
      </w:r>
      <w:r w:rsidR="006F0AFE">
        <w:rPr>
          <w:rFonts w:ascii="Times New Roman" w:hAnsi="Times New Roman" w:cs="Times New Roman"/>
          <w:sz w:val="24"/>
          <w:szCs w:val="24"/>
        </w:rPr>
        <w:t xml:space="preserve"> developed in this research. The example experiment tests</w:t>
      </w:r>
      <w:r w:rsidRPr="001A40BB">
        <w:rPr>
          <w:rFonts w:ascii="Times New Roman" w:hAnsi="Times New Roman" w:cs="Times New Roman"/>
          <w:sz w:val="24"/>
          <w:szCs w:val="24"/>
        </w:rPr>
        <w:t xml:space="preserve"> the effect of various independent variables on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experiment specifically is generated to observe how the dense reconstruction quality setting in Agisoft Photoscan </w:t>
      </w:r>
      <w:r w:rsidR="00327472">
        <w:rPr>
          <w:rFonts w:ascii="Times New Roman" w:hAnsi="Times New Roman" w:cs="Times New Roman"/>
          <w:sz w:val="24"/>
          <w:szCs w:val="24"/>
        </w:rPr>
        <w:t xml:space="preserve">Pro </w:t>
      </w:r>
      <w:r w:rsidR="00F25B7B">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"id" : "ITEM-1", "issued" : { "date-parts" : [ [ "0" ] ] }, "title" : "Agisoft Photoscan Pro (1.2.6)", "type" : "article" }, "uris" : [ "http://www.mendeley.com/documents/?uuid=4e61f52f-98fa-46e0-b121-dc3f1aeab494" ] } ], "mendeley" : { "formattedCitation" : "[23]", "plainTextFormattedCitation" : "[23]", "previouslyFormattedCitation" : "(Anon n.d.)" }, "properties" : { "noteIndex" : 0 }, "schema" : "https://github.com/citation-style-language/schema/raw/master/csl-citation.json" }</w:instrText>
      </w:r>
      <w:r w:rsidR="00F25B7B">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[23]</w:t>
      </w:r>
      <w:r w:rsidR="00F25B7B">
        <w:rPr>
          <w:rFonts w:ascii="Times New Roman" w:hAnsi="Times New Roman" w:cs="Times New Roman"/>
          <w:sz w:val="24"/>
          <w:szCs w:val="24"/>
        </w:rPr>
        <w:fldChar w:fldCharType="end"/>
      </w:r>
      <w:r w:rsidR="00F25B7B">
        <w:rPr>
          <w:rFonts w:ascii="Times New Roman" w:hAnsi="Times New Roman" w:cs="Times New Roman"/>
          <w:sz w:val="24"/>
          <w:szCs w:val="24"/>
        </w:rPr>
        <w:t xml:space="preserve"> </w:t>
      </w:r>
      <w:r w:rsidR="006F0AFE">
        <w:rPr>
          <w:rFonts w:ascii="Times New Roman" w:hAnsi="Times New Roman" w:cs="Times New Roman"/>
          <w:sz w:val="24"/>
          <w:szCs w:val="24"/>
        </w:rPr>
        <w:t>a</w:t>
      </w:r>
      <w:r w:rsidR="006F0AFE" w:rsidRPr="001A40BB">
        <w:rPr>
          <w:rFonts w:ascii="Times New Roman" w:hAnsi="Times New Roman" w:cs="Times New Roman"/>
          <w:sz w:val="24"/>
          <w:szCs w:val="24"/>
        </w:rPr>
        <w:t xml:space="preserve">ffects </w:t>
      </w:r>
      <w:r w:rsidRPr="001A40BB">
        <w:rPr>
          <w:rFonts w:ascii="Times New Roman" w:hAnsi="Times New Roman" w:cs="Times New Roman"/>
          <w:sz w:val="24"/>
          <w:szCs w:val="24"/>
        </w:rPr>
        <w:t xml:space="preserve">the dense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accuracy.</w:t>
      </w:r>
      <w:r w:rsidR="002A5482">
        <w:rPr>
          <w:rFonts w:ascii="Times New Roman" w:hAnsi="Times New Roman" w:cs="Times New Roman"/>
          <w:sz w:val="24"/>
          <w:szCs w:val="24"/>
        </w:rPr>
        <w:t xml:space="preserve"> </w:t>
      </w:r>
      <w:r w:rsidR="00327472">
        <w:rPr>
          <w:rFonts w:ascii="Times New Roman" w:hAnsi="Times New Roman" w:cs="Times New Roman"/>
          <w:sz w:val="24"/>
          <w:szCs w:val="24"/>
        </w:rPr>
        <w:t>The dense reconstruction quality setting in Photoscan is used to downsample the image prior to MVS processing</w:t>
      </w:r>
      <w:r w:rsidR="006F0AFE">
        <w:rPr>
          <w:rFonts w:ascii="Times New Roman" w:hAnsi="Times New Roman" w:cs="Times New Roman"/>
          <w:sz w:val="24"/>
          <w:szCs w:val="24"/>
        </w:rPr>
        <w:t xml:space="preserve"> </w:t>
      </w:r>
      <w:r w:rsidR="00F25B7B">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"URL" : "http://www.agisoft.com/downloads/user-manuals/", "abstract" : "Agisoft PhotoScan Pro allows to generate high resolution georeferenced orthophotos (up to 5 cm accuracy with GCP) and exceptionally detailed DEMs / textured polygonal models. The fully automated workflow enables a non-specialist to process thousands of aerial images on a desktop computer to produce professional class photogrammetric data.", "author" : [ { "dropping-particle" : "", "family" : "Agisoft LLC", "given" : "", "non-dropping-particle" : "", "parse-names" : false, "suffix" : "" } ], "container-title" : "User Manuals", "id" : "ITEM-1", "issued" : { "date-parts" : [ [ "2016" ] ] }, "page" : "97", "title" : "Agisoft PhotoScan User Manual : Professional Edition, Version 1.2", "type" : "webpage" }, "uris" : [ "http://www.mendeley.com/documents/?uuid=219d5a58-3e55-4019-9d28-0e08d10dcb5d" ] } ], "mendeley" : { "formattedCitation" : "[24]", "plainTextFormattedCitation" : "[24]", "previouslyFormattedCitation" : "(Agisoft LLC 2016)" }, "properties" : { "noteIndex" : 0 }, "schema" : "https://github.com/citation-style-language/schema/raw/master/csl-citation.json" }</w:instrText>
      </w:r>
      <w:r w:rsidR="00F25B7B">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[24]</w:t>
      </w:r>
      <w:r w:rsidR="00F25B7B">
        <w:rPr>
          <w:rFonts w:ascii="Times New Roman" w:hAnsi="Times New Roman" w:cs="Times New Roman"/>
          <w:sz w:val="24"/>
          <w:szCs w:val="24"/>
        </w:rPr>
        <w:fldChar w:fldCharType="end"/>
      </w:r>
      <w:r w:rsidR="00327472">
        <w:rPr>
          <w:rFonts w:ascii="Times New Roman" w:hAnsi="Times New Roman" w:cs="Times New Roman"/>
          <w:sz w:val="24"/>
          <w:szCs w:val="24"/>
        </w:rPr>
        <w:t>.</w:t>
      </w:r>
      <w:r w:rsidR="002A5482">
        <w:rPr>
          <w:rFonts w:ascii="Times New Roman" w:hAnsi="Times New Roman" w:cs="Times New Roman"/>
          <w:sz w:val="24"/>
          <w:szCs w:val="24"/>
        </w:rPr>
        <w:t xml:space="preserve"> </w:t>
      </w:r>
      <w:r w:rsidR="00327472">
        <w:rPr>
          <w:rFonts w:ascii="Times New Roman" w:hAnsi="Times New Roman" w:cs="Times New Roman"/>
          <w:sz w:val="24"/>
          <w:szCs w:val="24"/>
        </w:rPr>
        <w:t>The percentage of image downsampling is shown in Table 6.</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results </w:t>
      </w:r>
      <w:r w:rsidR="00327472">
        <w:rPr>
          <w:rFonts w:ascii="Times New Roman" w:hAnsi="Times New Roman" w:cs="Times New Roman"/>
          <w:sz w:val="24"/>
          <w:szCs w:val="24"/>
        </w:rPr>
        <w:t xml:space="preserve">from this experiment </w:t>
      </w:r>
      <w:r w:rsidRPr="001A40BB">
        <w:rPr>
          <w:rFonts w:ascii="Times New Roman" w:hAnsi="Times New Roman" w:cs="Times New Roman"/>
          <w:sz w:val="24"/>
          <w:szCs w:val="24"/>
        </w:rPr>
        <w:t>suggest that a higher quality dense reconstruction setting will generate more accurate results</w:t>
      </w:r>
      <w:r w:rsidR="00327472">
        <w:rPr>
          <w:rFonts w:ascii="Times New Roman" w:hAnsi="Times New Roman" w:cs="Times New Roman"/>
          <w:sz w:val="24"/>
          <w:szCs w:val="24"/>
        </w:rPr>
        <w:t>, which agrees with the stated expectation in the Agisoft Photoscan Pro manual.</w:t>
      </w:r>
      <w:r w:rsidR="002A5482">
        <w:rPr>
          <w:rFonts w:ascii="Times New Roman" w:hAnsi="Times New Roman" w:cs="Times New Roman"/>
          <w:sz w:val="24"/>
          <w:szCs w:val="24"/>
        </w:rPr>
        <w:t xml:space="preserve"> </w:t>
      </w:r>
      <w:r w:rsidR="002F135B">
        <w:rPr>
          <w:rFonts w:ascii="Times New Roman" w:hAnsi="Times New Roman" w:cs="Times New Roman"/>
          <w:sz w:val="24"/>
          <w:szCs w:val="24"/>
        </w:rPr>
        <w:t>The scene, texture, lighting, camera, and camera positions were</w:t>
      </w:r>
      <w:r w:rsidR="008C7EFF">
        <w:rPr>
          <w:rFonts w:ascii="Times New Roman" w:hAnsi="Times New Roman" w:cs="Times New Roman"/>
          <w:sz w:val="24"/>
          <w:szCs w:val="24"/>
        </w:rPr>
        <w:t xml:space="preserve"> input using a custom XML schema and the Blender Python API.</w:t>
      </w:r>
      <w:r w:rsidR="005A13BF">
        <w:rPr>
          <w:rFonts w:ascii="Times New Roman" w:hAnsi="Times New Roman" w:cs="Times New Roman"/>
          <w:sz w:val="24"/>
          <w:szCs w:val="24"/>
        </w:rPr>
        <w:t xml:space="preserve"> </w:t>
      </w:r>
      <w:r w:rsidR="008C7EFF">
        <w:rPr>
          <w:rFonts w:ascii="Times New Roman" w:hAnsi="Times New Roman" w:cs="Times New Roman"/>
          <w:sz w:val="24"/>
          <w:szCs w:val="24"/>
        </w:rPr>
        <w:t xml:space="preserve">The general workflow for the processing and analysis is shown in Figure </w:t>
      </w:r>
      <w:r w:rsidR="00FB0B77">
        <w:rPr>
          <w:rFonts w:ascii="Times New Roman" w:hAnsi="Times New Roman" w:cs="Times New Roman"/>
          <w:sz w:val="24"/>
          <w:szCs w:val="24"/>
        </w:rPr>
        <w:t>4</w:t>
      </w:r>
      <w:r w:rsidR="008C7EFF">
        <w:rPr>
          <w:rFonts w:ascii="Times New Roman" w:hAnsi="Times New Roman" w:cs="Times New Roman"/>
          <w:sz w:val="24"/>
          <w:szCs w:val="24"/>
        </w:rPr>
        <w:t xml:space="preserve">. </w:t>
      </w:r>
      <w:r w:rsidR="008946A7" w:rsidRPr="001A40BB">
        <w:rPr>
          <w:rFonts w:ascii="Times New Roman" w:hAnsi="Times New Roman" w:cs="Times New Roman"/>
          <w:sz w:val="24"/>
          <w:szCs w:val="24"/>
        </w:rPr>
        <w:t xml:space="preserve">The computer used </w:t>
      </w:r>
      <w:r w:rsidR="00D76F3A">
        <w:rPr>
          <w:rFonts w:ascii="Times New Roman" w:hAnsi="Times New Roman" w:cs="Times New Roman"/>
          <w:sz w:val="24"/>
          <w:szCs w:val="24"/>
        </w:rPr>
        <w:t xml:space="preserve">to render and process the data </w:t>
      </w:r>
      <w:r w:rsidR="008946A7" w:rsidRPr="001A40BB">
        <w:rPr>
          <w:rFonts w:ascii="Times New Roman" w:hAnsi="Times New Roman" w:cs="Times New Roman"/>
          <w:sz w:val="24"/>
          <w:szCs w:val="24"/>
        </w:rPr>
        <w:t xml:space="preserve">for this experiment is a Windows 7 Desktop PC with </w:t>
      </w:r>
      <w:r w:rsidR="00560F97" w:rsidRPr="001A40BB">
        <w:rPr>
          <w:rFonts w:ascii="Times New Roman" w:hAnsi="Times New Roman" w:cs="Times New Roman"/>
          <w:sz w:val="24"/>
          <w:szCs w:val="24"/>
        </w:rPr>
        <w:t>an</w:t>
      </w:r>
      <w:r w:rsidR="008946A7" w:rsidRPr="001A40BB">
        <w:rPr>
          <w:rFonts w:ascii="Times New Roman" w:hAnsi="Times New Roman" w:cs="Times New Roman"/>
          <w:sz w:val="24"/>
          <w:szCs w:val="24"/>
        </w:rPr>
        <w:t xml:space="preserve"> Intel Xeon CPU E5-1603 @ 2.80GHz, GeForce GTX 980 Graphics card (4Gb), and 32Gb of RAM.</w:t>
      </w:r>
    </w:p>
    <w:p w14:paraId="57816222" w14:textId="77777777" w:rsidR="00FB0B77" w:rsidRDefault="008C7EFF" w:rsidP="00FB0B77">
      <w:pPr>
        <w:keepNext/>
        <w:spacing w:line="240" w:lineRule="auto"/>
        <w:ind w:firstLine="720"/>
      </w:pPr>
      <w:r>
        <w:rPr>
          <w:noProof/>
        </w:rPr>
        <w:lastRenderedPageBreak/>
        <w:drawing>
          <wp:inline distT="0" distB="0" distL="0" distR="0" wp14:anchorId="6D9F2724" wp14:editId="46DA3CE9">
            <wp:extent cx="5943600" cy="3723772"/>
            <wp:effectExtent l="0" t="0" r="0" b="0"/>
            <wp:docPr id="19" name="Picture 19" descr="C:\Users\Richie\AppData\Local\Microsoft\Windows\INetCacheContent.Word\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ie\AppData\Local\Microsoft\Windows\INetCacheContent.Word\flo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23772"/>
                    </a:xfrm>
                    <a:prstGeom prst="rect">
                      <a:avLst/>
                    </a:prstGeom>
                    <a:noFill/>
                    <a:ln>
                      <a:noFill/>
                    </a:ln>
                  </pic:spPr>
                </pic:pic>
              </a:graphicData>
            </a:graphic>
          </wp:inline>
        </w:drawing>
      </w:r>
    </w:p>
    <w:p w14:paraId="772F267D" w14:textId="3E938129" w:rsidR="009C2254" w:rsidRPr="00FB0B77" w:rsidRDefault="00FB0B77" w:rsidP="00FB0B77">
      <w:pPr>
        <w:pStyle w:val="Caption"/>
      </w:pPr>
      <w:r>
        <w:t xml:space="preserve">Figure </w:t>
      </w:r>
      <w:r>
        <w:fldChar w:fldCharType="begin"/>
      </w:r>
      <w:r>
        <w:instrText xml:space="preserve"> SEQ Figure \* ARABIC </w:instrText>
      </w:r>
      <w:r>
        <w:fldChar w:fldCharType="separate"/>
      </w:r>
      <w:r w:rsidR="001611DF">
        <w:rPr>
          <w:noProof/>
        </w:rPr>
        <w:t>4</w:t>
      </w:r>
      <w:r>
        <w:fldChar w:fldCharType="end"/>
      </w:r>
      <w:r>
        <w:t xml:space="preserve">. </w:t>
      </w:r>
      <w:r>
        <w:rPr>
          <w:i w:val="0"/>
        </w:rPr>
        <w:t>Pictorial representation of the s</w:t>
      </w:r>
      <w:r w:rsidRPr="006F0AFE">
        <w:rPr>
          <w:i w:val="0"/>
        </w:rPr>
        <w:t xml:space="preserve">imulated </w:t>
      </w:r>
      <w:r>
        <w:rPr>
          <w:i w:val="0"/>
        </w:rPr>
        <w:t>i</w:t>
      </w:r>
      <w:r w:rsidRPr="006F0AFE">
        <w:rPr>
          <w:i w:val="0"/>
        </w:rPr>
        <w:t xml:space="preserve">magery </w:t>
      </w:r>
      <w:r>
        <w:rPr>
          <w:i w:val="0"/>
        </w:rPr>
        <w:t>r</w:t>
      </w:r>
      <w:r w:rsidRPr="006F0AFE">
        <w:rPr>
          <w:i w:val="0"/>
        </w:rPr>
        <w:t xml:space="preserve">endering </w:t>
      </w:r>
      <w:r>
        <w:rPr>
          <w:i w:val="0"/>
        </w:rPr>
        <w:t>w</w:t>
      </w:r>
      <w:r w:rsidRPr="006F0AFE">
        <w:rPr>
          <w:i w:val="0"/>
        </w:rPr>
        <w:t>orkflow</w:t>
      </w:r>
      <w:r>
        <w:rPr>
          <w:i w:val="0"/>
        </w:rPr>
        <w:t>. Note: the SfM-MVS step is shown as a “black box” to highlight the fact that the procedure can be implemented using any SfM-MVS software, including proprietary commercial software.</w:t>
      </w:r>
    </w:p>
    <w:p w14:paraId="17506A0C" w14:textId="2DC4EFC5" w:rsidR="008C7EFF" w:rsidRPr="001A40BB" w:rsidRDefault="008C7EFF" w:rsidP="008C7EFF">
      <w:pPr>
        <w:spacing w:line="240" w:lineRule="auto"/>
        <w:ind w:firstLine="720"/>
        <w:rPr>
          <w:rFonts w:ascii="Times New Roman" w:hAnsi="Times New Roman" w:cs="Times New Roman"/>
          <w:sz w:val="24"/>
          <w:szCs w:val="24"/>
        </w:rPr>
      </w:pPr>
    </w:p>
    <w:p w14:paraId="350B9FE4" w14:textId="3DBAEC60" w:rsidR="007A2571" w:rsidRPr="001A40BB" w:rsidRDefault="004225EB" w:rsidP="004B1D62">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Use Case </w:t>
      </w:r>
      <w:r w:rsidR="007A2571" w:rsidRPr="001A40BB">
        <w:rPr>
          <w:rFonts w:ascii="Times New Roman" w:hAnsi="Times New Roman" w:cs="Times New Roman"/>
          <w:b/>
          <w:sz w:val="24"/>
          <w:szCs w:val="24"/>
        </w:rPr>
        <w:t>Experiment Design</w:t>
      </w:r>
    </w:p>
    <w:p w14:paraId="4EB7FAED" w14:textId="382AC0CE"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 200m x 200</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m square mesh was manually generated to simulate a topography with rolling hills using a 1 meter grid.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large 27</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meter cube was placed in the center of the scene to test surface reconstruction accuracy on regions with sharp corners and edges.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Ten 1m x 1m x 0.05m square, checkerboard pattern GCPs are distributed evenly throughout the scene 0.25 meters above the ground surface.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material of all the objects in the scene </w:t>
      </w:r>
      <w:r w:rsidR="006F0AFE">
        <w:rPr>
          <w:rFonts w:ascii="Times New Roman" w:hAnsi="Times New Roman" w:cs="Times New Roman"/>
          <w:sz w:val="24"/>
          <w:szCs w:val="24"/>
        </w:rPr>
        <w:t>was</w:t>
      </w:r>
      <w:r w:rsidR="006F0AFE"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modeled as </w:t>
      </w:r>
      <w:r w:rsidR="006F0AFE">
        <w:rPr>
          <w:rFonts w:ascii="Times New Roman" w:hAnsi="Times New Roman" w:cs="Times New Roman"/>
          <w:sz w:val="24"/>
          <w:szCs w:val="24"/>
        </w:rPr>
        <w:t xml:space="preserve">a </w:t>
      </w:r>
      <w:r w:rsidRPr="001A40BB">
        <w:rPr>
          <w:rFonts w:ascii="Times New Roman" w:hAnsi="Times New Roman" w:cs="Times New Roman"/>
          <w:sz w:val="24"/>
          <w:szCs w:val="24"/>
        </w:rPr>
        <w:t xml:space="preserve">perfect </w:t>
      </w:r>
      <w:r w:rsidR="00560F97" w:rsidRPr="001A40BB">
        <w:rPr>
          <w:rFonts w:ascii="Times New Roman" w:hAnsi="Times New Roman" w:cs="Times New Roman"/>
          <w:sz w:val="24"/>
          <w:szCs w:val="24"/>
        </w:rPr>
        <w:t>Lambertian</w:t>
      </w:r>
      <w:r w:rsidRPr="001A40BB">
        <w:rPr>
          <w:rFonts w:ascii="Times New Roman" w:hAnsi="Times New Roman" w:cs="Times New Roman"/>
          <w:sz w:val="24"/>
          <w:szCs w:val="24"/>
        </w:rPr>
        <w:t xml:space="preserve"> surface.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topographic surface was textured using a combination of two textures.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first texture is </w:t>
      </w:r>
      <w:r w:rsidR="00327472">
        <w:rPr>
          <w:rFonts w:ascii="Times New Roman" w:hAnsi="Times New Roman" w:cs="Times New Roman"/>
          <w:sz w:val="24"/>
          <w:szCs w:val="24"/>
        </w:rPr>
        <w:t>a 7200x7200 pixel aerial image</w:t>
      </w:r>
      <w:r w:rsidRPr="001A40BB">
        <w:rPr>
          <w:rFonts w:ascii="Times New Roman" w:hAnsi="Times New Roman" w:cs="Times New Roman"/>
          <w:sz w:val="24"/>
          <w:szCs w:val="24"/>
        </w:rPr>
        <w:t xml:space="preserve"> </w:t>
      </w:r>
      <w:r w:rsidR="0034401A">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"URL" : "http://www.linz.govt.nz/topography/aerial-images/nztm-geo/bj36", "id" : "ITEM-1", "issued" : { "date-parts" : [ [ "0" ] ] }, "title" : "Land Information New Zealand (LINZ)", "type" : "webpage" }, "uris" : [ "http://www.mendeley.com/documents/?uuid=78f9fbf1-5f0b-4333-a6fd-ae3f1dca55d4" ] } ], "mendeley" : { "formattedCitation" : "[25]", "plainTextFormattedCitation" : "[25]", "previouslyFormattedCitation" : "(Anon n.d.)" }, "properties" : { "noteIndex" : 0 }, "schema" : "https://github.com/citation-style-language/schema/raw/master/csl-citation.json" }</w:instrText>
      </w:r>
      <w:r w:rsidR="0034401A">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[25]</w:t>
      </w:r>
      <w:r w:rsidR="0034401A">
        <w:rPr>
          <w:rFonts w:ascii="Times New Roman" w:hAnsi="Times New Roman" w:cs="Times New Roman"/>
          <w:sz w:val="24"/>
          <w:szCs w:val="24"/>
        </w:rPr>
        <w:fldChar w:fldCharType="end"/>
      </w:r>
      <w:r w:rsidR="009C2254">
        <w:rPr>
          <w:rFonts w:ascii="Times New Roman" w:hAnsi="Times New Roman" w:cs="Times New Roman"/>
          <w:sz w:val="24"/>
          <w:szCs w:val="24"/>
        </w:rPr>
        <w:t xml:space="preserve"> </w:t>
      </w:r>
      <w:r w:rsidRPr="001A40BB">
        <w:rPr>
          <w:rFonts w:ascii="Times New Roman" w:hAnsi="Times New Roman" w:cs="Times New Roman"/>
          <w:sz w:val="24"/>
          <w:szCs w:val="24"/>
        </w:rPr>
        <w:t>for an effective texel footprint of 2.78</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cm square.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second texture is a 3456x3456 pixel image of grass was tiled ten times in both the x and the y dimension for an effective </w:t>
      </w:r>
      <w:r w:rsidR="00327472">
        <w:rPr>
          <w:rFonts w:ascii="Times New Roman" w:hAnsi="Times New Roman" w:cs="Times New Roman"/>
          <w:sz w:val="24"/>
          <w:szCs w:val="24"/>
        </w:rPr>
        <w:t xml:space="preserve">repeating image </w:t>
      </w:r>
      <w:r w:rsidR="00560F97">
        <w:rPr>
          <w:rFonts w:ascii="Times New Roman" w:hAnsi="Times New Roman" w:cs="Times New Roman"/>
          <w:sz w:val="24"/>
          <w:szCs w:val="24"/>
        </w:rPr>
        <w:t>pattern</w:t>
      </w:r>
      <w:r w:rsidR="00327472">
        <w:rPr>
          <w:rFonts w:ascii="Times New Roman" w:hAnsi="Times New Roman" w:cs="Times New Roman"/>
          <w:sz w:val="24"/>
          <w:szCs w:val="24"/>
        </w:rPr>
        <w:t xml:space="preserve"> 34560 x 34560 pixels, and a </w:t>
      </w:r>
      <w:r w:rsidRPr="001A40BB">
        <w:rPr>
          <w:rFonts w:ascii="Times New Roman" w:hAnsi="Times New Roman" w:cs="Times New Roman"/>
          <w:sz w:val="24"/>
          <w:szCs w:val="24"/>
        </w:rPr>
        <w:t>texel footprint of 0.58</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cm square on the topography.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image of grass was taken with a DSLR and manually edited to create a seamless texture for tiling</w:t>
      </w:r>
      <w:r w:rsidR="00327472">
        <w:rPr>
          <w:rFonts w:ascii="Times New Roman" w:hAnsi="Times New Roman" w:cs="Times New Roman"/>
          <w:sz w:val="24"/>
          <w:szCs w:val="24"/>
        </w:rPr>
        <w:t xml:space="preserve"> with no edge effects between tiles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aerial image and grass texture were merged together by setting the grass texture with an alpha of 0.15 and the aerial image layered beneath it with an alpha value of 1.</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cube was textured using a 3456x3456 pixel seamless image of rocks that was derived from a DSLR image taken by the authors.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resulted in an effective texel footprint of 0.35</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cm on the cube.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Each of the textures </w:t>
      </w:r>
      <w:r w:rsidR="004277F3">
        <w:rPr>
          <w:rFonts w:ascii="Times New Roman" w:hAnsi="Times New Roman" w:cs="Times New Roman"/>
          <w:sz w:val="24"/>
          <w:szCs w:val="24"/>
        </w:rPr>
        <w:t>was</w:t>
      </w:r>
      <w:r w:rsidR="004277F3"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set so that the coloring on the scene is interpolated between texels </w:t>
      </w:r>
      <w:r w:rsidR="004277F3">
        <w:rPr>
          <w:rFonts w:ascii="Times New Roman" w:hAnsi="Times New Roman" w:cs="Times New Roman"/>
          <w:sz w:val="24"/>
          <w:szCs w:val="24"/>
        </w:rPr>
        <w:t>and</w:t>
      </w:r>
      <w:r w:rsidRPr="001A40BB">
        <w:rPr>
          <w:rFonts w:ascii="Times New Roman" w:hAnsi="Times New Roman" w:cs="Times New Roman"/>
          <w:sz w:val="24"/>
          <w:szCs w:val="24"/>
        </w:rPr>
        <w:t xml:space="preserve"> there are no abnormal effects on the edge</w:t>
      </w:r>
      <w:r w:rsidR="004277F3">
        <w:rPr>
          <w:rFonts w:ascii="Times New Roman" w:hAnsi="Times New Roman" w:cs="Times New Roman"/>
          <w:sz w:val="24"/>
          <w:szCs w:val="24"/>
        </w:rPr>
        <w:t>s</w:t>
      </w:r>
      <w:r w:rsidRPr="001A40BB">
        <w:rPr>
          <w:rFonts w:ascii="Times New Roman" w:hAnsi="Times New Roman" w:cs="Times New Roman"/>
          <w:sz w:val="24"/>
          <w:szCs w:val="24"/>
        </w:rPr>
        <w:t xml:space="preserve"> of pixels.</w:t>
      </w:r>
      <w:r w:rsidR="002A5482">
        <w:rPr>
          <w:rFonts w:ascii="Times New Roman" w:hAnsi="Times New Roman" w:cs="Times New Roman"/>
          <w:sz w:val="24"/>
          <w:szCs w:val="24"/>
        </w:rPr>
        <w:t xml:space="preserve"> </w:t>
      </w:r>
      <w:r w:rsidR="008946A7">
        <w:rPr>
          <w:rFonts w:ascii="Times New Roman" w:hAnsi="Times New Roman" w:cs="Times New Roman"/>
          <w:sz w:val="24"/>
          <w:szCs w:val="24"/>
        </w:rPr>
        <w:t>O</w:t>
      </w:r>
      <w:r w:rsidRPr="001A40BB">
        <w:rPr>
          <w:rFonts w:ascii="Times New Roman" w:hAnsi="Times New Roman" w:cs="Times New Roman"/>
          <w:sz w:val="24"/>
          <w:szCs w:val="24"/>
        </w:rPr>
        <w:t xml:space="preserve">blique images of </w:t>
      </w:r>
      <w:r w:rsidR="00560F97" w:rsidRPr="001A40BB">
        <w:rPr>
          <w:rFonts w:ascii="Times New Roman" w:hAnsi="Times New Roman" w:cs="Times New Roman"/>
          <w:sz w:val="24"/>
          <w:szCs w:val="24"/>
        </w:rPr>
        <w:t>each</w:t>
      </w:r>
      <w:r w:rsidRPr="001A40BB">
        <w:rPr>
          <w:rFonts w:ascii="Times New Roman" w:hAnsi="Times New Roman" w:cs="Times New Roman"/>
          <w:sz w:val="24"/>
          <w:szCs w:val="24"/>
        </w:rPr>
        <w:t xml:space="preserve"> object in the scene are shown in </w:t>
      </w:r>
      <w:r w:rsidR="008946A7">
        <w:rPr>
          <w:rFonts w:ascii="Times New Roman" w:hAnsi="Times New Roman" w:cs="Times New Roman"/>
          <w:sz w:val="24"/>
          <w:szCs w:val="24"/>
        </w:rPr>
        <w:t xml:space="preserve">Figure </w:t>
      </w:r>
      <w:r w:rsidR="004277F3">
        <w:rPr>
          <w:rFonts w:ascii="Times New Roman" w:hAnsi="Times New Roman" w:cs="Times New Roman"/>
          <w:sz w:val="24"/>
          <w:szCs w:val="24"/>
        </w:rPr>
        <w:t>5</w:t>
      </w:r>
      <w:r w:rsidRPr="001A40BB">
        <w:rPr>
          <w:rFonts w:ascii="Times New Roman" w:hAnsi="Times New Roman" w:cs="Times New Roman"/>
          <w:sz w:val="24"/>
          <w:szCs w:val="24"/>
        </w:rPr>
        <w:t xml:space="preserve">. </w:t>
      </w:r>
    </w:p>
    <w:p w14:paraId="0322309D" w14:textId="723BC349"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lastRenderedPageBreak/>
        <w:t xml:space="preserve">The scene was illuminated using a </w:t>
      </w:r>
      <w:r w:rsidR="004277F3">
        <w:rPr>
          <w:rFonts w:ascii="Times New Roman" w:hAnsi="Times New Roman" w:cs="Times New Roman"/>
          <w:sz w:val="24"/>
          <w:szCs w:val="24"/>
        </w:rPr>
        <w:t>“</w:t>
      </w:r>
      <w:r w:rsidRPr="001A40BB">
        <w:rPr>
          <w:rFonts w:ascii="Times New Roman" w:hAnsi="Times New Roman" w:cs="Times New Roman"/>
          <w:sz w:val="24"/>
          <w:szCs w:val="24"/>
        </w:rPr>
        <w:t>Sun</w:t>
      </w:r>
      <w:r w:rsidR="004277F3">
        <w:rPr>
          <w:rFonts w:ascii="Times New Roman" w:hAnsi="Times New Roman" w:cs="Times New Roman"/>
          <w:sz w:val="24"/>
          <w:szCs w:val="24"/>
        </w:rPr>
        <w:t>”</w:t>
      </w:r>
      <w:r w:rsidR="004277F3"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style of lamp in </w:t>
      </w:r>
      <w:r w:rsidR="001E6394" w:rsidRPr="001A40BB">
        <w:rPr>
          <w:rFonts w:ascii="Times New Roman" w:hAnsi="Times New Roman" w:cs="Times New Roman"/>
          <w:sz w:val="24"/>
          <w:szCs w:val="24"/>
        </w:rPr>
        <w:t>Bl</w:t>
      </w:r>
      <w:r w:rsidR="001E6394">
        <w:rPr>
          <w:rFonts w:ascii="Times New Roman" w:hAnsi="Times New Roman" w:cs="Times New Roman"/>
          <w:sz w:val="24"/>
          <w:szCs w:val="24"/>
        </w:rPr>
        <w:t>e</w:t>
      </w:r>
      <w:r w:rsidR="001E6394" w:rsidRPr="001A40BB">
        <w:rPr>
          <w:rFonts w:ascii="Times New Roman" w:hAnsi="Times New Roman" w:cs="Times New Roman"/>
          <w:sz w:val="24"/>
          <w:szCs w:val="24"/>
        </w:rPr>
        <w:t>nder</w:t>
      </w:r>
      <w:r w:rsidRPr="001A40BB">
        <w:rPr>
          <w:rFonts w:ascii="Times New Roman" w:hAnsi="Times New Roman" w:cs="Times New Roman"/>
          <w:sz w:val="24"/>
          <w:szCs w:val="24"/>
        </w:rPr>
        <w:t xml:space="preserve">, where </w:t>
      </w:r>
      <w:r w:rsidR="00560F97" w:rsidRPr="001A40BB">
        <w:rPr>
          <w:rFonts w:ascii="Times New Roman" w:hAnsi="Times New Roman" w:cs="Times New Roman"/>
          <w:sz w:val="24"/>
          <w:szCs w:val="24"/>
        </w:rPr>
        <w:t>all</w:t>
      </w:r>
      <w:r w:rsidRPr="001A40BB">
        <w:rPr>
          <w:rFonts w:ascii="Times New Roman" w:hAnsi="Times New Roman" w:cs="Times New Roman"/>
          <w:sz w:val="24"/>
          <w:szCs w:val="24"/>
        </w:rPr>
        <w:t xml:space="preserve"> the light rays are parallel to each other.</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light is initially directed at nadir and the angle is linearly interpolated to a </w:t>
      </w:r>
      <w:r w:rsidR="00C67D25" w:rsidRPr="001A40BB">
        <w:rPr>
          <w:rFonts w:ascii="Times New Roman" w:hAnsi="Times New Roman" w:cs="Times New Roman"/>
          <w:sz w:val="24"/>
          <w:szCs w:val="24"/>
        </w:rPr>
        <w:t>30-degree</w:t>
      </w:r>
      <w:r w:rsidRPr="001A40BB">
        <w:rPr>
          <w:rFonts w:ascii="Times New Roman" w:hAnsi="Times New Roman" w:cs="Times New Roman"/>
          <w:sz w:val="24"/>
          <w:szCs w:val="24"/>
        </w:rPr>
        <w:t xml:space="preserve"> rotation about the </w:t>
      </w:r>
      <w:r w:rsidR="004277F3" w:rsidRPr="00DB617C">
        <w:rPr>
          <w:rFonts w:ascii="Times New Roman" w:hAnsi="Times New Roman" w:cs="Times New Roman"/>
          <w:i/>
          <w:sz w:val="24"/>
          <w:szCs w:val="24"/>
        </w:rPr>
        <w:t>x</w:t>
      </w:r>
      <w:r w:rsidR="004277F3">
        <w:rPr>
          <w:rFonts w:ascii="Times New Roman" w:hAnsi="Times New Roman" w:cs="Times New Roman"/>
          <w:sz w:val="24"/>
          <w:szCs w:val="24"/>
        </w:rPr>
        <w:t>-</w:t>
      </w:r>
      <w:r w:rsidRPr="001A40BB">
        <w:rPr>
          <w:rFonts w:ascii="Times New Roman" w:hAnsi="Times New Roman" w:cs="Times New Roman"/>
          <w:sz w:val="24"/>
          <w:szCs w:val="24"/>
        </w:rPr>
        <w:t>axis for the final image. The sun has a constant intensity of 1, and emits</w:t>
      </w:r>
      <w:bookmarkStart w:id="41" w:name="_GoBack"/>
      <w:bookmarkEnd w:id="41"/>
      <w:r w:rsidRPr="001A40BB">
        <w:rPr>
          <w:rFonts w:ascii="Times New Roman" w:hAnsi="Times New Roman" w:cs="Times New Roman"/>
          <w:sz w:val="24"/>
          <w:szCs w:val="24"/>
        </w:rPr>
        <w:t xml:space="preserve"> white light with values of 1 for R,</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G, and B.</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To improve </w:t>
      </w:r>
      <w:r w:rsidR="008946A7">
        <w:rPr>
          <w:rFonts w:ascii="Times New Roman" w:hAnsi="Times New Roman" w:cs="Times New Roman"/>
          <w:sz w:val="24"/>
          <w:szCs w:val="24"/>
        </w:rPr>
        <w:t>scene texture</w:t>
      </w:r>
      <w:r w:rsidRPr="001A40BB">
        <w:rPr>
          <w:rFonts w:ascii="Times New Roman" w:hAnsi="Times New Roman" w:cs="Times New Roman"/>
          <w:sz w:val="24"/>
          <w:szCs w:val="24"/>
        </w:rPr>
        <w:t xml:space="preserve"> in shadowed regions, an ambient light source was added with an intensity value of 0.25 and values of 1 for </w:t>
      </w:r>
      <w:r w:rsidR="00560F97" w:rsidRPr="001A40BB">
        <w:rPr>
          <w:rFonts w:ascii="Times New Roman" w:hAnsi="Times New Roman" w:cs="Times New Roman"/>
          <w:sz w:val="24"/>
          <w:szCs w:val="24"/>
        </w:rPr>
        <w:t>R, G</w:t>
      </w:r>
      <w:r w:rsidRPr="001A40BB">
        <w:rPr>
          <w:rFonts w:ascii="Times New Roman" w:hAnsi="Times New Roman" w:cs="Times New Roman"/>
          <w:sz w:val="24"/>
          <w:szCs w:val="24"/>
        </w:rPr>
        <w:t>, and B.</w:t>
      </w:r>
      <w:r w:rsidR="002A5482">
        <w:rPr>
          <w:rFonts w:ascii="Times New Roman" w:hAnsi="Times New Roman" w:cs="Times New Roman"/>
          <w:sz w:val="24"/>
          <w:szCs w:val="24"/>
        </w:rPr>
        <w:t xml:space="preserve"> </w:t>
      </w:r>
    </w:p>
    <w:p w14:paraId="0EC0EBB9" w14:textId="77777777" w:rsidR="00FB0B77" w:rsidRDefault="007A2571" w:rsidP="007F05C2">
      <w:pPr>
        <w:keepNext/>
        <w:spacing w:line="240" w:lineRule="auto"/>
      </w:pPr>
      <w:r w:rsidRPr="001A40BB">
        <w:rPr>
          <w:rFonts w:ascii="Times New Roman" w:hAnsi="Times New Roman" w:cs="Times New Roman"/>
          <w:noProof/>
          <w:sz w:val="24"/>
          <w:szCs w:val="24"/>
        </w:rPr>
        <w:drawing>
          <wp:inline distT="0" distB="0" distL="0" distR="0" wp14:anchorId="57796E5A" wp14:editId="728F0672">
            <wp:extent cx="5825651" cy="1637731"/>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75" r="6603" b="25258"/>
                    <a:stretch/>
                  </pic:blipFill>
                  <pic:spPr bwMode="auto">
                    <a:xfrm>
                      <a:off x="0" y="0"/>
                      <a:ext cx="5941779" cy="1670377"/>
                    </a:xfrm>
                    <a:prstGeom prst="rect">
                      <a:avLst/>
                    </a:prstGeom>
                    <a:ln>
                      <a:noFill/>
                    </a:ln>
                    <a:extLst>
                      <a:ext uri="{53640926-AAD7-44D8-BBD7-CCE9431645EC}">
                        <a14:shadowObscured xmlns:a14="http://schemas.microsoft.com/office/drawing/2010/main"/>
                      </a:ext>
                    </a:extLst>
                  </pic:spPr>
                </pic:pic>
              </a:graphicData>
            </a:graphic>
          </wp:inline>
        </w:drawing>
      </w:r>
    </w:p>
    <w:p w14:paraId="1A1FD580" w14:textId="28678458" w:rsidR="00FB0B77" w:rsidRDefault="00FB0B77" w:rsidP="00FB0B77">
      <w:pPr>
        <w:pStyle w:val="Caption"/>
      </w:pPr>
      <w:r>
        <w:t xml:space="preserve">Figure </w:t>
      </w:r>
      <w:r>
        <w:fldChar w:fldCharType="begin"/>
      </w:r>
      <w:r>
        <w:instrText xml:space="preserve"> SEQ Figure \* ARABIC </w:instrText>
      </w:r>
      <w:r>
        <w:fldChar w:fldCharType="separate"/>
      </w:r>
      <w:r w:rsidR="001611DF">
        <w:rPr>
          <w:noProof/>
        </w:rPr>
        <w:t>5</w:t>
      </w:r>
      <w:r>
        <w:fldChar w:fldCharType="end"/>
      </w:r>
      <w:r>
        <w:t xml:space="preserve">. </w:t>
      </w:r>
      <w:r w:rsidRPr="001050AF">
        <w:rPr>
          <w:i w:val="0"/>
        </w:rPr>
        <w:t>The scene was generated in Blender to represent a hilly topography (</w:t>
      </w:r>
      <w:r w:rsidR="001050AF" w:rsidRPr="001050AF">
        <w:rPr>
          <w:i w:val="0"/>
        </w:rPr>
        <w:t>l</w:t>
      </w:r>
      <w:r w:rsidRPr="001050AF">
        <w:rPr>
          <w:i w:val="0"/>
        </w:rPr>
        <w:t>eft) with 10 GCPs (center), distributed throughout the scene and a 3m cube placed in the center (right).</w:t>
      </w:r>
    </w:p>
    <w:p w14:paraId="51AFBAB2" w14:textId="4FD73960" w:rsidR="007A2571" w:rsidRPr="001A40BB" w:rsidRDefault="007A2571" w:rsidP="004B1D62">
      <w:pPr>
        <w:spacing w:line="240" w:lineRule="auto"/>
        <w:rPr>
          <w:rFonts w:ascii="Times New Roman" w:hAnsi="Times New Roman" w:cs="Times New Roman"/>
          <w:sz w:val="24"/>
          <w:szCs w:val="24"/>
        </w:rPr>
      </w:pPr>
    </w:p>
    <w:p w14:paraId="5D9A1954" w14:textId="6B6DF1D3"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 camera </w:t>
      </w:r>
      <w:r w:rsidR="008946A7">
        <w:rPr>
          <w:rFonts w:ascii="Times New Roman" w:hAnsi="Times New Roman" w:cs="Times New Roman"/>
          <w:sz w:val="24"/>
          <w:szCs w:val="24"/>
        </w:rPr>
        <w:t>was</w:t>
      </w:r>
      <w:r w:rsidRPr="001A40BB">
        <w:rPr>
          <w:rFonts w:ascii="Times New Roman" w:hAnsi="Times New Roman" w:cs="Times New Roman"/>
          <w:sz w:val="24"/>
          <w:szCs w:val="24"/>
        </w:rPr>
        <w:t xml:space="preserve"> created in Blender with parameters meant to emulate a Sony A5000 camera with a 16mm lens and 5456x3632</w:t>
      </w:r>
      <w:r w:rsidR="00895968">
        <w:rPr>
          <w:rFonts w:ascii="Times New Roman" w:hAnsi="Times New Roman" w:cs="Times New Roman"/>
          <w:sz w:val="24"/>
          <w:szCs w:val="24"/>
        </w:rPr>
        <w:t xml:space="preserve"> </w:t>
      </w:r>
      <w:r w:rsidR="008F05CD">
        <w:rPr>
          <w:rFonts w:ascii="Times New Roman" w:hAnsi="Times New Roman" w:cs="Times New Roman"/>
          <w:sz w:val="24"/>
          <w:szCs w:val="24"/>
        </w:rPr>
        <w:t>(20</w:t>
      </w:r>
      <w:r w:rsidR="00895968">
        <w:rPr>
          <w:rFonts w:ascii="Times New Roman" w:hAnsi="Times New Roman" w:cs="Times New Roman"/>
          <w:sz w:val="24"/>
          <w:szCs w:val="24"/>
        </w:rPr>
        <w:t xml:space="preserve"> </w:t>
      </w:r>
      <w:r w:rsidR="008F05CD">
        <w:rPr>
          <w:rFonts w:ascii="Times New Roman" w:hAnsi="Times New Roman" w:cs="Times New Roman"/>
          <w:sz w:val="24"/>
          <w:szCs w:val="24"/>
        </w:rPr>
        <w:t>Mp)</w:t>
      </w:r>
      <w:r w:rsidRPr="001A40BB">
        <w:rPr>
          <w:rFonts w:ascii="Times New Roman" w:hAnsi="Times New Roman" w:cs="Times New Roman"/>
          <w:sz w:val="24"/>
          <w:szCs w:val="24"/>
        </w:rPr>
        <w:t xml:space="preserve"> pixel sensor.</w:t>
      </w:r>
      <w:r w:rsidR="002A5482">
        <w:rPr>
          <w:rFonts w:ascii="Times New Roman" w:hAnsi="Times New Roman" w:cs="Times New Roman"/>
          <w:sz w:val="24"/>
          <w:szCs w:val="24"/>
        </w:rPr>
        <w:t xml:space="preserve"> </w:t>
      </w:r>
      <w:r w:rsidR="000672DF">
        <w:rPr>
          <w:rFonts w:ascii="Times New Roman" w:hAnsi="Times New Roman" w:cs="Times New Roman"/>
          <w:sz w:val="24"/>
          <w:szCs w:val="24"/>
        </w:rPr>
        <w:t xml:space="preserve">This particular camera was chosen, as it is a popular choice for UAV imagery acquisition. </w:t>
      </w:r>
      <w:r w:rsidR="008946A7">
        <w:rPr>
          <w:rFonts w:ascii="Times New Roman" w:hAnsi="Times New Roman" w:cs="Times New Roman"/>
          <w:sz w:val="24"/>
          <w:szCs w:val="24"/>
        </w:rPr>
        <w:t xml:space="preserve">An array of simulated cameras are placed on a </w:t>
      </w:r>
      <w:r w:rsidRPr="001A40BB">
        <w:rPr>
          <w:rFonts w:ascii="Times New Roman" w:hAnsi="Times New Roman" w:cs="Times New Roman"/>
          <w:sz w:val="24"/>
          <w:szCs w:val="24"/>
        </w:rPr>
        <w:t xml:space="preserve">flight path to create a </w:t>
      </w:r>
      <w:r w:rsidR="004277F3">
        <w:rPr>
          <w:rFonts w:ascii="Times New Roman" w:hAnsi="Times New Roman" w:cs="Times New Roman"/>
          <w:sz w:val="24"/>
          <w:szCs w:val="24"/>
        </w:rPr>
        <w:t>g</w:t>
      </w:r>
      <w:r w:rsidR="004277F3" w:rsidRPr="001A40BB">
        <w:rPr>
          <w:rFonts w:ascii="Times New Roman" w:hAnsi="Times New Roman" w:cs="Times New Roman"/>
          <w:sz w:val="24"/>
          <w:szCs w:val="24"/>
        </w:rPr>
        <w:t xml:space="preserve">round </w:t>
      </w:r>
      <w:r w:rsidR="004277F3">
        <w:rPr>
          <w:rFonts w:ascii="Times New Roman" w:hAnsi="Times New Roman" w:cs="Times New Roman"/>
          <w:sz w:val="24"/>
          <w:szCs w:val="24"/>
        </w:rPr>
        <w:t>s</w:t>
      </w:r>
      <w:r w:rsidR="004277F3" w:rsidRPr="001A40BB">
        <w:rPr>
          <w:rFonts w:ascii="Times New Roman" w:hAnsi="Times New Roman" w:cs="Times New Roman"/>
          <w:sz w:val="24"/>
          <w:szCs w:val="24"/>
        </w:rPr>
        <w:t xml:space="preserve">ampling </w:t>
      </w:r>
      <w:r w:rsidR="004277F3">
        <w:rPr>
          <w:rFonts w:ascii="Times New Roman" w:hAnsi="Times New Roman" w:cs="Times New Roman"/>
          <w:sz w:val="24"/>
          <w:szCs w:val="24"/>
        </w:rPr>
        <w:t>d</w:t>
      </w:r>
      <w:r w:rsidR="004277F3" w:rsidRPr="001A40BB">
        <w:rPr>
          <w:rFonts w:ascii="Times New Roman" w:hAnsi="Times New Roman" w:cs="Times New Roman"/>
          <w:sz w:val="24"/>
          <w:szCs w:val="24"/>
        </w:rPr>
        <w:t xml:space="preserve">istance </w:t>
      </w:r>
      <w:r w:rsidRPr="001A40BB">
        <w:rPr>
          <w:rFonts w:ascii="Times New Roman" w:hAnsi="Times New Roman" w:cs="Times New Roman"/>
          <w:sz w:val="24"/>
          <w:szCs w:val="24"/>
        </w:rPr>
        <w:t>(GSD) of 1.00</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cm a</w:t>
      </w:r>
      <w:r w:rsidR="008946A7">
        <w:rPr>
          <w:rFonts w:ascii="Times New Roman" w:hAnsi="Times New Roman" w:cs="Times New Roman"/>
          <w:sz w:val="24"/>
          <w:szCs w:val="24"/>
        </w:rPr>
        <w:t>nd an overlap and sidelap of 75</w:t>
      </w:r>
      <w:r w:rsidRPr="001A40BB">
        <w:rPr>
          <w:rFonts w:ascii="Times New Roman" w:hAnsi="Times New Roman" w:cs="Times New Roman"/>
          <w:sz w:val="24"/>
          <w:szCs w:val="24"/>
        </w:rPr>
        <w:t>% each.</w:t>
      </w:r>
      <w:r w:rsidR="002A5482">
        <w:rPr>
          <w:rFonts w:ascii="Times New Roman" w:hAnsi="Times New Roman" w:cs="Times New Roman"/>
          <w:sz w:val="24"/>
          <w:szCs w:val="24"/>
        </w:rPr>
        <w:t xml:space="preserve"> </w:t>
      </w:r>
      <w:r w:rsidR="008946A7" w:rsidRPr="001A40BB">
        <w:rPr>
          <w:rFonts w:ascii="Times New Roman" w:hAnsi="Times New Roman" w:cs="Times New Roman"/>
          <w:sz w:val="24"/>
          <w:szCs w:val="24"/>
        </w:rPr>
        <w:t>To</w:t>
      </w:r>
      <w:r w:rsidRPr="001A40BB">
        <w:rPr>
          <w:rFonts w:ascii="Times New Roman" w:hAnsi="Times New Roman" w:cs="Times New Roman"/>
          <w:sz w:val="24"/>
          <w:szCs w:val="24"/>
        </w:rPr>
        <w:t xml:space="preserve"> </w:t>
      </w:r>
      <w:r w:rsidR="008946A7">
        <w:rPr>
          <w:rFonts w:ascii="Times New Roman" w:hAnsi="Times New Roman" w:cs="Times New Roman"/>
          <w:sz w:val="24"/>
          <w:szCs w:val="24"/>
        </w:rPr>
        <w:t>remove</w:t>
      </w:r>
      <w:r w:rsidRPr="001A40BB">
        <w:rPr>
          <w:rFonts w:ascii="Times New Roman" w:hAnsi="Times New Roman" w:cs="Times New Roman"/>
          <w:sz w:val="24"/>
          <w:szCs w:val="24"/>
        </w:rPr>
        <w:t xml:space="preserve"> imaging </w:t>
      </w:r>
      <w:r w:rsidR="008946A7">
        <w:rPr>
          <w:rFonts w:ascii="Times New Roman" w:hAnsi="Times New Roman" w:cs="Times New Roman"/>
          <w:sz w:val="24"/>
          <w:szCs w:val="24"/>
        </w:rPr>
        <w:t xml:space="preserve">on </w:t>
      </w:r>
      <w:r w:rsidRPr="001A40BB">
        <w:rPr>
          <w:rFonts w:ascii="Times New Roman" w:hAnsi="Times New Roman" w:cs="Times New Roman"/>
          <w:sz w:val="24"/>
          <w:szCs w:val="24"/>
        </w:rPr>
        <w:t xml:space="preserve">the edge of the simulated topographic surface, the inner 100m x 100m of the topography </w:t>
      </w:r>
      <w:r w:rsidR="004277F3">
        <w:rPr>
          <w:rFonts w:ascii="Times New Roman" w:hAnsi="Times New Roman" w:cs="Times New Roman"/>
          <w:sz w:val="24"/>
          <w:szCs w:val="24"/>
        </w:rPr>
        <w:t>was</w:t>
      </w:r>
      <w:r w:rsidR="004277F3"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selected as the </w:t>
      </w:r>
      <w:r w:rsidR="004277F3">
        <w:rPr>
          <w:rFonts w:ascii="Times New Roman" w:hAnsi="Times New Roman" w:cs="Times New Roman"/>
          <w:sz w:val="24"/>
          <w:szCs w:val="24"/>
        </w:rPr>
        <w:t>a</w:t>
      </w:r>
      <w:r w:rsidR="004277F3" w:rsidRPr="001A40BB">
        <w:rPr>
          <w:rFonts w:ascii="Times New Roman" w:hAnsi="Times New Roman" w:cs="Times New Roman"/>
          <w:sz w:val="24"/>
          <w:szCs w:val="24"/>
        </w:rPr>
        <w:t xml:space="preserve">rea </w:t>
      </w:r>
      <w:r w:rsidRPr="001A40BB">
        <w:rPr>
          <w:rFonts w:ascii="Times New Roman" w:hAnsi="Times New Roman" w:cs="Times New Roman"/>
          <w:sz w:val="24"/>
          <w:szCs w:val="24"/>
        </w:rPr>
        <w:t xml:space="preserve">of </w:t>
      </w:r>
      <w:r w:rsidR="004277F3">
        <w:rPr>
          <w:rFonts w:ascii="Times New Roman" w:hAnsi="Times New Roman" w:cs="Times New Roman"/>
          <w:sz w:val="24"/>
          <w:szCs w:val="24"/>
        </w:rPr>
        <w:t>i</w:t>
      </w:r>
      <w:r w:rsidR="004277F3" w:rsidRPr="001A40BB">
        <w:rPr>
          <w:rFonts w:ascii="Times New Roman" w:hAnsi="Times New Roman" w:cs="Times New Roman"/>
          <w:sz w:val="24"/>
          <w:szCs w:val="24"/>
        </w:rPr>
        <w:t>nterest</w:t>
      </w:r>
      <w:r w:rsidR="004277F3">
        <w:rPr>
          <w:rFonts w:ascii="Times New Roman" w:hAnsi="Times New Roman" w:cs="Times New Roman"/>
          <w:sz w:val="24"/>
          <w:szCs w:val="24"/>
        </w:rPr>
        <w:t xml:space="preserve"> </w:t>
      </w:r>
      <w:r w:rsidRPr="001A40BB">
        <w:rPr>
          <w:rFonts w:ascii="Times New Roman" w:hAnsi="Times New Roman" w:cs="Times New Roman"/>
          <w:sz w:val="24"/>
          <w:szCs w:val="24"/>
        </w:rPr>
        <w:t>(AOI).</w:t>
      </w:r>
      <w:r w:rsidR="002A5482">
        <w:rPr>
          <w:rFonts w:ascii="Times New Roman" w:hAnsi="Times New Roman" w:cs="Times New Roman"/>
          <w:sz w:val="24"/>
          <w:szCs w:val="24"/>
        </w:rPr>
        <w:t xml:space="preserve"> </w:t>
      </w:r>
      <w:r w:rsidR="008946A7">
        <w:rPr>
          <w:rFonts w:ascii="Times New Roman" w:hAnsi="Times New Roman" w:cs="Times New Roman"/>
          <w:sz w:val="24"/>
          <w:szCs w:val="24"/>
        </w:rPr>
        <w:t>The</w:t>
      </w:r>
      <w:r w:rsidRPr="001A40BB">
        <w:rPr>
          <w:rFonts w:ascii="Times New Roman" w:hAnsi="Times New Roman" w:cs="Times New Roman"/>
          <w:sz w:val="24"/>
          <w:szCs w:val="24"/>
        </w:rPr>
        <w:t xml:space="preserve"> trajectory </w:t>
      </w:r>
      <w:r w:rsidR="008946A7">
        <w:rPr>
          <w:rFonts w:ascii="Times New Roman" w:hAnsi="Times New Roman" w:cs="Times New Roman"/>
          <w:sz w:val="24"/>
          <w:szCs w:val="24"/>
        </w:rPr>
        <w:t>consists</w:t>
      </w:r>
      <w:r w:rsidRPr="001A40BB">
        <w:rPr>
          <w:rFonts w:ascii="Times New Roman" w:hAnsi="Times New Roman" w:cs="Times New Roman"/>
          <w:sz w:val="24"/>
          <w:szCs w:val="24"/>
        </w:rPr>
        <w:t xml:space="preserve"> of 77 </w:t>
      </w:r>
      <w:r w:rsidR="008946A7">
        <w:rPr>
          <w:rFonts w:ascii="Times New Roman" w:hAnsi="Times New Roman" w:cs="Times New Roman"/>
          <w:sz w:val="24"/>
          <w:szCs w:val="24"/>
        </w:rPr>
        <w:t>simulated cameras</w:t>
      </w:r>
      <w:r w:rsidRPr="001A40BB">
        <w:rPr>
          <w:rFonts w:ascii="Times New Roman" w:hAnsi="Times New Roman" w:cs="Times New Roman"/>
          <w:sz w:val="24"/>
          <w:szCs w:val="24"/>
        </w:rPr>
        <w:t xml:space="preserve"> distributed across 7 flight lines with nadir looking imagery, as shown in </w:t>
      </w:r>
      <w:r w:rsidR="008946A7">
        <w:rPr>
          <w:rFonts w:ascii="Times New Roman" w:hAnsi="Times New Roman" w:cs="Times New Roman"/>
          <w:sz w:val="24"/>
          <w:szCs w:val="24"/>
        </w:rPr>
        <w:t>Figure 5</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generate imagery that is more representative of a </w:t>
      </w:r>
      <w:r w:rsidR="00560F97" w:rsidRPr="001A40BB">
        <w:rPr>
          <w:rFonts w:ascii="Times New Roman" w:hAnsi="Times New Roman" w:cs="Times New Roman"/>
          <w:sz w:val="24"/>
          <w:szCs w:val="24"/>
        </w:rPr>
        <w:t>real-world</w:t>
      </w:r>
      <w:r w:rsidRPr="001A40BB">
        <w:rPr>
          <w:rFonts w:ascii="Times New Roman" w:hAnsi="Times New Roman" w:cs="Times New Roman"/>
          <w:sz w:val="24"/>
          <w:szCs w:val="24"/>
        </w:rPr>
        <w:t xml:space="preserve"> scenario with a UAS, </w:t>
      </w:r>
      <w:del w:id="42" w:author="Richie" w:date="2017-03-03T01:35:00Z">
        <w:r w:rsidRPr="001A40BB" w:rsidDel="009073AA">
          <w:rPr>
            <w:rFonts w:ascii="Times New Roman" w:hAnsi="Times New Roman" w:cs="Times New Roman"/>
            <w:sz w:val="24"/>
            <w:szCs w:val="24"/>
          </w:rPr>
          <w:delText xml:space="preserve">1 sigma </w:delText>
        </w:r>
        <w:r w:rsidR="00560F97" w:rsidRPr="001A40BB" w:rsidDel="009073AA">
          <w:rPr>
            <w:rFonts w:ascii="Times New Roman" w:hAnsi="Times New Roman" w:cs="Times New Roman"/>
            <w:sz w:val="24"/>
            <w:szCs w:val="24"/>
          </w:rPr>
          <w:delText>Gaussian</w:delText>
        </w:r>
        <w:r w:rsidRPr="001A40BB" w:rsidDel="009073AA">
          <w:rPr>
            <w:rFonts w:ascii="Times New Roman" w:hAnsi="Times New Roman" w:cs="Times New Roman"/>
            <w:sz w:val="24"/>
            <w:szCs w:val="24"/>
          </w:rPr>
          <w:delText xml:space="preserve"> noise</w:delText>
        </w:r>
      </w:del>
      <w:ins w:id="43" w:author="Richie" w:date="2017-03-03T01:36:00Z">
        <w:r w:rsidR="009073AA">
          <w:rPr>
            <w:rFonts w:ascii="Times New Roman" w:hAnsi="Times New Roman" w:cs="Times New Roman"/>
            <w:sz w:val="24"/>
            <w:szCs w:val="24"/>
          </w:rPr>
          <w:t>w</w:t>
        </w:r>
      </w:ins>
      <w:ins w:id="44" w:author="Richie" w:date="2017-03-03T01:35:00Z">
        <w:r w:rsidR="009073AA">
          <w:rPr>
            <w:rFonts w:ascii="Times New Roman" w:hAnsi="Times New Roman" w:cs="Times New Roman"/>
            <w:sz w:val="24"/>
            <w:szCs w:val="24"/>
          </w:rPr>
          <w:t>hite Gaussian noise(</w:t>
        </w:r>
      </w:ins>
      <w:ins w:id="45" w:author="Richie" w:date="2017-03-03T01:37:00Z">
        <w:r w:rsidR="009073AA">
          <w:rPr>
            <w:rFonts w:ascii="Times New Roman" w:hAnsi="Times New Roman" w:cs="Times New Roman"/>
            <w:sz w:val="24"/>
            <w:szCs w:val="24"/>
          </w:rPr>
          <w:t xml:space="preserve">σ </w:t>
        </w:r>
      </w:ins>
      <w:ins w:id="46" w:author="Richie" w:date="2017-03-03T01:35:00Z">
        <w:r w:rsidR="009073AA">
          <w:rPr>
            <w:rFonts w:ascii="Times New Roman" w:hAnsi="Times New Roman" w:cs="Times New Roman"/>
            <w:sz w:val="24"/>
            <w:szCs w:val="24"/>
          </w:rPr>
          <w:t>= 1m)</w:t>
        </w:r>
      </w:ins>
      <w:r w:rsidRPr="001A40BB">
        <w:rPr>
          <w:rFonts w:ascii="Times New Roman" w:hAnsi="Times New Roman" w:cs="Times New Roman"/>
          <w:sz w:val="24"/>
          <w:szCs w:val="24"/>
        </w:rPr>
        <w:t xml:space="preserve"> </w:t>
      </w:r>
      <w:del w:id="47" w:author="Richie" w:date="2017-03-03T01:35:00Z">
        <w:r w:rsidRPr="001A40BB" w:rsidDel="009073AA">
          <w:rPr>
            <w:rFonts w:ascii="Times New Roman" w:hAnsi="Times New Roman" w:cs="Times New Roman"/>
            <w:sz w:val="24"/>
            <w:szCs w:val="24"/>
          </w:rPr>
          <w:delText xml:space="preserve">in meters is </w:delText>
        </w:r>
      </w:del>
      <w:ins w:id="48" w:author="Richie" w:date="2017-03-03T01:35:00Z">
        <w:r w:rsidR="009073AA">
          <w:rPr>
            <w:rFonts w:ascii="Times New Roman" w:hAnsi="Times New Roman" w:cs="Times New Roman"/>
            <w:sz w:val="24"/>
            <w:szCs w:val="24"/>
          </w:rPr>
          <w:t>wa</w:t>
        </w:r>
        <w:r w:rsidR="009073AA" w:rsidRPr="001A40BB">
          <w:rPr>
            <w:rFonts w:ascii="Times New Roman" w:hAnsi="Times New Roman" w:cs="Times New Roman"/>
            <w:sz w:val="24"/>
            <w:szCs w:val="24"/>
          </w:rPr>
          <w:t xml:space="preserve">s </w:t>
        </w:r>
      </w:ins>
      <w:r w:rsidRPr="001A40BB">
        <w:rPr>
          <w:rFonts w:ascii="Times New Roman" w:hAnsi="Times New Roman" w:cs="Times New Roman"/>
          <w:sz w:val="24"/>
          <w:szCs w:val="24"/>
        </w:rPr>
        <w:t xml:space="preserve">added to the camera translation in each of the three dimensions and </w:t>
      </w:r>
      <w:ins w:id="49" w:author="Richie" w:date="2017-03-03T01:36:00Z">
        <w:r w:rsidR="009073AA">
          <w:rPr>
            <w:rFonts w:ascii="Times New Roman" w:hAnsi="Times New Roman" w:cs="Times New Roman"/>
            <w:sz w:val="24"/>
            <w:szCs w:val="24"/>
          </w:rPr>
          <w:t>white Gaussian noise (σ</w:t>
        </w:r>
      </w:ins>
      <w:ins w:id="50" w:author="Richie" w:date="2017-03-03T01:37:00Z">
        <w:r w:rsidR="009073AA">
          <w:rPr>
            <w:rFonts w:ascii="Times New Roman" w:hAnsi="Times New Roman" w:cs="Times New Roman"/>
            <w:sz w:val="24"/>
            <w:szCs w:val="24"/>
          </w:rPr>
          <w:t xml:space="preserve"> </w:t>
        </w:r>
      </w:ins>
      <w:ins w:id="51" w:author="Richie" w:date="2017-03-03T01:36:00Z">
        <w:r w:rsidR="009073AA">
          <w:rPr>
            <w:rFonts w:ascii="Times New Roman" w:hAnsi="Times New Roman" w:cs="Times New Roman"/>
            <w:sz w:val="24"/>
            <w:szCs w:val="24"/>
          </w:rPr>
          <w:t>= 2º)</w:t>
        </w:r>
        <w:r w:rsidR="009073AA" w:rsidRPr="001A40BB">
          <w:rPr>
            <w:rFonts w:ascii="Times New Roman" w:hAnsi="Times New Roman" w:cs="Times New Roman"/>
            <w:sz w:val="24"/>
            <w:szCs w:val="24"/>
          </w:rPr>
          <w:t xml:space="preserve"> </w:t>
        </w:r>
      </w:ins>
      <w:del w:id="52" w:author="Richie" w:date="2017-03-03T01:36:00Z">
        <w:r w:rsidRPr="001A40BB" w:rsidDel="009073AA">
          <w:rPr>
            <w:rFonts w:ascii="Times New Roman" w:hAnsi="Times New Roman" w:cs="Times New Roman"/>
            <w:sz w:val="24"/>
            <w:szCs w:val="24"/>
          </w:rPr>
          <w:delText xml:space="preserve">2 sigma </w:delText>
        </w:r>
        <w:r w:rsidR="00560F97" w:rsidRPr="001A40BB" w:rsidDel="009073AA">
          <w:rPr>
            <w:rFonts w:ascii="Times New Roman" w:hAnsi="Times New Roman" w:cs="Times New Roman"/>
            <w:sz w:val="24"/>
            <w:szCs w:val="24"/>
          </w:rPr>
          <w:delText>Gaussian</w:delText>
        </w:r>
        <w:r w:rsidRPr="001A40BB" w:rsidDel="009073AA">
          <w:rPr>
            <w:rFonts w:ascii="Times New Roman" w:hAnsi="Times New Roman" w:cs="Times New Roman"/>
            <w:sz w:val="24"/>
            <w:szCs w:val="24"/>
          </w:rPr>
          <w:delText xml:space="preserve"> noise in degrees </w:delText>
        </w:r>
      </w:del>
      <w:r w:rsidRPr="001A40BB">
        <w:rPr>
          <w:rFonts w:ascii="Times New Roman" w:hAnsi="Times New Roman" w:cs="Times New Roman"/>
          <w:sz w:val="24"/>
          <w:szCs w:val="24"/>
        </w:rPr>
        <w:t>is added to the camera rotation about ea</w:t>
      </w:r>
      <w:r w:rsidR="00590D34">
        <w:rPr>
          <w:rFonts w:ascii="Times New Roman" w:hAnsi="Times New Roman" w:cs="Times New Roman"/>
          <w:sz w:val="24"/>
          <w:szCs w:val="24"/>
        </w:rPr>
        <w:t>ch of the three axes.</w:t>
      </w:r>
      <w:r w:rsidR="002A5482">
        <w:rPr>
          <w:rFonts w:ascii="Times New Roman" w:hAnsi="Times New Roman" w:cs="Times New Roman"/>
          <w:sz w:val="24"/>
          <w:szCs w:val="24"/>
        </w:rPr>
        <w:t xml:space="preserve"> </w:t>
      </w:r>
      <w:r w:rsidR="00590D34">
        <w:rPr>
          <w:rFonts w:ascii="Times New Roman" w:hAnsi="Times New Roman" w:cs="Times New Roman"/>
          <w:sz w:val="24"/>
          <w:szCs w:val="24"/>
        </w:rPr>
        <w:t>Imagery was</w:t>
      </w:r>
      <w:r w:rsidRPr="001A40BB">
        <w:rPr>
          <w:rFonts w:ascii="Times New Roman" w:hAnsi="Times New Roman" w:cs="Times New Roman"/>
          <w:sz w:val="24"/>
          <w:szCs w:val="24"/>
        </w:rPr>
        <w:t xml:space="preserve"> then rendered using Blender Internal Render Engine with the default 8-sample antialiasing enabled</w:t>
      </w:r>
      <w:r w:rsidR="007C22DE">
        <w:rPr>
          <w:rFonts w:ascii="Times New Roman" w:hAnsi="Times New Roman" w:cs="Times New Roman"/>
          <w:sz w:val="24"/>
          <w:szCs w:val="24"/>
        </w:rPr>
        <w:t>.</w:t>
      </w:r>
      <w:r w:rsidR="002A5482">
        <w:rPr>
          <w:rFonts w:ascii="Times New Roman" w:hAnsi="Times New Roman" w:cs="Times New Roman"/>
          <w:sz w:val="24"/>
          <w:szCs w:val="24"/>
        </w:rPr>
        <w:t xml:space="preserve"> </w:t>
      </w:r>
      <w:r w:rsidR="00590D34">
        <w:rPr>
          <w:rFonts w:ascii="Times New Roman" w:hAnsi="Times New Roman" w:cs="Times New Roman"/>
          <w:sz w:val="24"/>
          <w:szCs w:val="24"/>
        </w:rPr>
        <w:t>The processing to render the imag</w:t>
      </w:r>
      <w:r w:rsidR="008946A7">
        <w:rPr>
          <w:rFonts w:ascii="Times New Roman" w:hAnsi="Times New Roman" w:cs="Times New Roman"/>
          <w:sz w:val="24"/>
          <w:szCs w:val="24"/>
        </w:rPr>
        <w:t>ery took 2 hours and 50 minutes.</w:t>
      </w:r>
    </w:p>
    <w:p w14:paraId="3401F3B5" w14:textId="77777777" w:rsidR="00FB0B77" w:rsidRDefault="007A2571" w:rsidP="00C465CC">
      <w:pPr>
        <w:keepNext/>
        <w:spacing w:line="240" w:lineRule="auto"/>
        <w:jc w:val="center"/>
      </w:pPr>
      <w:r w:rsidRPr="001A40BB">
        <w:rPr>
          <w:rFonts w:ascii="Times New Roman" w:hAnsi="Times New Roman" w:cs="Times New Roman"/>
          <w:noProof/>
          <w:sz w:val="24"/>
          <w:szCs w:val="24"/>
        </w:rPr>
        <w:lastRenderedPageBreak/>
        <w:drawing>
          <wp:inline distT="0" distB="0" distL="0" distR="0" wp14:anchorId="41EA421E" wp14:editId="1570AAFA">
            <wp:extent cx="3984531" cy="35961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52" b="12284"/>
                    <a:stretch/>
                  </pic:blipFill>
                  <pic:spPr bwMode="auto">
                    <a:xfrm>
                      <a:off x="0" y="0"/>
                      <a:ext cx="3992471" cy="3603351"/>
                    </a:xfrm>
                    <a:prstGeom prst="rect">
                      <a:avLst/>
                    </a:prstGeom>
                    <a:ln>
                      <a:noFill/>
                    </a:ln>
                    <a:extLst>
                      <a:ext uri="{53640926-AAD7-44D8-BBD7-CCE9431645EC}">
                        <a14:shadowObscured xmlns:a14="http://schemas.microsoft.com/office/drawing/2010/main"/>
                      </a:ext>
                    </a:extLst>
                  </pic:spPr>
                </pic:pic>
              </a:graphicData>
            </a:graphic>
          </wp:inline>
        </w:drawing>
      </w:r>
    </w:p>
    <w:p w14:paraId="49EF3DD2" w14:textId="3C923D1A" w:rsidR="00FB0B77" w:rsidRPr="00FB0B77" w:rsidRDefault="00FB0B77" w:rsidP="00C465CC">
      <w:pPr>
        <w:pStyle w:val="Caption"/>
        <w:rPr>
          <w:i w:val="0"/>
        </w:rPr>
      </w:pPr>
      <w:r>
        <w:t xml:space="preserve">Figure </w:t>
      </w:r>
      <w:r>
        <w:fldChar w:fldCharType="begin"/>
      </w:r>
      <w:r>
        <w:instrText xml:space="preserve"> SEQ Figure \* ARABIC </w:instrText>
      </w:r>
      <w:r>
        <w:fldChar w:fldCharType="separate"/>
      </w:r>
      <w:r w:rsidR="001611DF">
        <w:rPr>
          <w:noProof/>
        </w:rPr>
        <w:t>6</w:t>
      </w:r>
      <w:r>
        <w:fldChar w:fldCharType="end"/>
      </w:r>
      <w:r>
        <w:t xml:space="preserve">. </w:t>
      </w:r>
      <w:r>
        <w:rPr>
          <w:i w:val="0"/>
        </w:rPr>
        <w:t xml:space="preserve">A flight plan and GCP distribution was generated to simulate common UAV </w:t>
      </w:r>
      <w:r w:rsidR="0051154E">
        <w:rPr>
          <w:i w:val="0"/>
        </w:rPr>
        <w:t xml:space="preserve">experiment </w:t>
      </w:r>
      <w:r>
        <w:rPr>
          <w:i w:val="0"/>
        </w:rPr>
        <w:t>design in the real world.</w:t>
      </w:r>
      <w:r w:rsidR="0051154E">
        <w:rPr>
          <w:i w:val="0"/>
        </w:rPr>
        <w:t xml:space="preserve">  The camera trajectory was designed for a GSD of 1.00cm and a sidelap and overlap of 75% each.</w:t>
      </w:r>
    </w:p>
    <w:p w14:paraId="7BCA941D" w14:textId="13D02AAD" w:rsidR="007A2571" w:rsidRPr="001A40BB" w:rsidRDefault="007A2571" w:rsidP="00C465CC">
      <w:pPr>
        <w:spacing w:line="240" w:lineRule="auto"/>
        <w:jc w:val="center"/>
        <w:rPr>
          <w:rFonts w:ascii="Times New Roman" w:hAnsi="Times New Roman" w:cs="Times New Roman"/>
          <w:sz w:val="24"/>
          <w:szCs w:val="24"/>
        </w:rPr>
      </w:pPr>
    </w:p>
    <w:p w14:paraId="25A10C41" w14:textId="706B0AC0"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imagery that is output from Blender is postprocessed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simulate nonlinear brown distortion</w:t>
      </w:r>
      <w:r w:rsidR="008946A7">
        <w:rPr>
          <w:rFonts w:ascii="Times New Roman" w:hAnsi="Times New Roman" w:cs="Times New Roman"/>
          <w:sz w:val="24"/>
          <w:szCs w:val="24"/>
        </w:rPr>
        <w:t xml:space="preserve"> (Equation 1-3)</w:t>
      </w:r>
      <w:r w:rsidR="00984150">
        <w:rPr>
          <w:rFonts w:ascii="Times New Roman" w:hAnsi="Times New Roman" w:cs="Times New Roman"/>
          <w:sz w:val="24"/>
          <w:szCs w:val="24"/>
        </w:rPr>
        <w:t xml:space="preserve"> </w:t>
      </w:r>
      <w:r w:rsidR="008C7EFF">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"abstract" : "The thin prism model has been widely adopted in the photogram- metric literature to describe the effects of a sensibly decentered lens. Exact ex- pressions are derived for the radial and tangential components of the disto'rtion introduced by a thin prism placed in front of a perfectly centered lens. This model is compared with an alternative model (Conrady, 1919) based on rigorous analytical ray tracing through a decentered lens. When the principal point of autocollimation is adopted as the plate origin, the two models are found to be in precise agreement regarding the tangential component of decentering distortion, but are found to be at variance by a factor of three regarding the radial compo- nent. However, when compensatory translation of the plate and tipping of the camera are permitted to operate, the two models are found to be projectively equivalent to terms of leading order. Because this projective equivalence does not extend to higher order effects (which may assume prominence with wide angle cameras), Conrady's model is clearly to be preferred for general application. A n extended form of Conrady's model has been put to practical application in the stellar calibration of ballistic cameras. Results of ltctlutl calibrations are presented and discussed, and the implications of the present development to analytical photogrammetry are examined.", "author" : [ { "dropping-particle" : "", "family" : "Brown", "given" : "DC", "non-dropping-particle" : "", "parse-names" : false, "suffix" : "" } ], "container-title" : "Photometric Engineering", "id" : "ITEM-1", "issue" : "3", "issued" : { "date-parts" : [ [ "1966" ] ] }, "page" : "444-462", "title" : "Decentering Distortion of Lenses", "type" : "article-journal", "volume" : "32" }, "uris" : [ "http://www.mendeley.com/documents/?uuid=d343838b-3c6b-4c81-9c66-10fae2ad1d6a" ] } ], "mendeley" : { "formattedCitation" : "[26]", "plainTextFormattedCitation" : "[26]", "previouslyFormattedCitation" : "(Brown 1966)" }, "properties" : { "noteIndex" : 0 }, "schema" : "https://github.com/citation-style-language/schema/raw/master/csl-citation.json" }</w:instrText>
      </w:r>
      <w:r w:rsidR="008C7EFF">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[26]</w:t>
      </w:r>
      <w:r w:rsidR="008C7EFF">
        <w:rPr>
          <w:rFonts w:ascii="Times New Roman" w:hAnsi="Times New Roman" w:cs="Times New Roman"/>
          <w:sz w:val="24"/>
          <w:szCs w:val="24"/>
        </w:rPr>
        <w:fldChar w:fldCharType="end"/>
      </w:r>
      <w:r w:rsidRPr="001A40BB">
        <w:rPr>
          <w:rFonts w:ascii="Times New Roman" w:hAnsi="Times New Roman" w:cs="Times New Roman"/>
          <w:sz w:val="24"/>
          <w:szCs w:val="24"/>
        </w:rPr>
        <w:t>, vignetting</w:t>
      </w:r>
      <w:r w:rsidR="008946A7">
        <w:rPr>
          <w:rFonts w:ascii="Times New Roman" w:hAnsi="Times New Roman" w:cs="Times New Roman"/>
          <w:sz w:val="24"/>
          <w:szCs w:val="24"/>
        </w:rPr>
        <w:t xml:space="preserve"> (Equation 4)</w:t>
      </w:r>
      <w:r w:rsidRPr="001A40BB">
        <w:rPr>
          <w:rFonts w:ascii="Times New Roman" w:hAnsi="Times New Roman" w:cs="Times New Roman"/>
          <w:sz w:val="24"/>
          <w:szCs w:val="24"/>
        </w:rPr>
        <w:t>, salt</w:t>
      </w:r>
      <w:r w:rsidR="00984150">
        <w:rPr>
          <w:rFonts w:ascii="Times New Roman" w:hAnsi="Times New Roman" w:cs="Times New Roman"/>
          <w:sz w:val="24"/>
          <w:szCs w:val="24"/>
        </w:rPr>
        <w:t>-and-</w:t>
      </w:r>
      <w:r w:rsidRPr="001A40BB">
        <w:rPr>
          <w:rFonts w:ascii="Times New Roman" w:hAnsi="Times New Roman" w:cs="Times New Roman"/>
          <w:sz w:val="24"/>
          <w:szCs w:val="24"/>
        </w:rPr>
        <w:t xml:space="preserve">pepper noise,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noise, and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blur.</w:t>
      </w:r>
      <w:r w:rsidR="002A5482">
        <w:rPr>
          <w:rFonts w:ascii="Times New Roman" w:hAnsi="Times New Roman" w:cs="Times New Roman"/>
          <w:sz w:val="24"/>
          <w:szCs w:val="24"/>
        </w:rPr>
        <w:t xml:space="preserve">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w:t>
      </w:r>
      <w:r w:rsidR="008946A7">
        <w:rPr>
          <w:rFonts w:ascii="Times New Roman" w:hAnsi="Times New Roman" w:cs="Times New Roman"/>
          <w:sz w:val="24"/>
          <w:szCs w:val="24"/>
        </w:rPr>
        <w:t>accurately</w:t>
      </w:r>
      <w:r w:rsidRPr="001A40BB">
        <w:rPr>
          <w:rFonts w:ascii="Times New Roman" w:hAnsi="Times New Roman" w:cs="Times New Roman"/>
          <w:sz w:val="24"/>
          <w:szCs w:val="24"/>
        </w:rPr>
        <w:t xml:space="preserve"> apply fisheye distortion and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blur, the imagery was rendered at a larger resolution than the sensor and then cropped after the filtering was applied.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constants used in this postprocessing are shown in </w:t>
      </w:r>
      <w:r w:rsidR="008946A7">
        <w:rPr>
          <w:rFonts w:ascii="Times New Roman" w:hAnsi="Times New Roman" w:cs="Times New Roman"/>
          <w:sz w:val="24"/>
          <w:szCs w:val="24"/>
        </w:rPr>
        <w:t>Table 5</w:t>
      </w:r>
      <w:r w:rsidR="00590D34">
        <w:rPr>
          <w:rFonts w:ascii="Times New Roman" w:hAnsi="Times New Roman" w:cs="Times New Roman"/>
          <w:sz w:val="24"/>
          <w:szCs w:val="24"/>
        </w:rPr>
        <w:t>.</w:t>
      </w:r>
      <w:r w:rsidR="002A5482">
        <w:rPr>
          <w:rFonts w:ascii="Times New Roman" w:hAnsi="Times New Roman" w:cs="Times New Roman"/>
          <w:sz w:val="24"/>
          <w:szCs w:val="24"/>
        </w:rPr>
        <w:t xml:space="preserve"> </w:t>
      </w:r>
      <w:r w:rsidR="00590D34">
        <w:rPr>
          <w:rFonts w:ascii="Times New Roman" w:hAnsi="Times New Roman" w:cs="Times New Roman"/>
          <w:sz w:val="24"/>
          <w:szCs w:val="24"/>
        </w:rPr>
        <w:t>The post</w:t>
      </w:r>
      <w:r w:rsidR="00895968">
        <w:rPr>
          <w:rFonts w:ascii="Times New Roman" w:hAnsi="Times New Roman" w:cs="Times New Roman"/>
          <w:sz w:val="24"/>
          <w:szCs w:val="24"/>
        </w:rPr>
        <w:t>-</w:t>
      </w:r>
      <w:r w:rsidR="00590D34">
        <w:rPr>
          <w:rFonts w:ascii="Times New Roman" w:hAnsi="Times New Roman" w:cs="Times New Roman"/>
          <w:sz w:val="24"/>
          <w:szCs w:val="24"/>
        </w:rPr>
        <w:t xml:space="preserve">processing of imagery in </w:t>
      </w:r>
      <w:r w:rsidR="00560F97">
        <w:rPr>
          <w:rFonts w:ascii="Times New Roman" w:hAnsi="Times New Roman" w:cs="Times New Roman"/>
          <w:sz w:val="24"/>
          <w:szCs w:val="24"/>
        </w:rPr>
        <w:t>MATLAB</w:t>
      </w:r>
      <w:r w:rsidR="00590D34">
        <w:rPr>
          <w:rFonts w:ascii="Times New Roman" w:hAnsi="Times New Roman" w:cs="Times New Roman"/>
          <w:sz w:val="24"/>
          <w:szCs w:val="24"/>
        </w:rPr>
        <w:t xml:space="preserve"> took 50 minutes.</w:t>
      </w:r>
      <w:r w:rsidR="002A5482">
        <w:rPr>
          <w:rFonts w:ascii="Times New Roman" w:hAnsi="Times New Roman" w:cs="Times New Roman"/>
          <w:sz w:val="24"/>
          <w:szCs w:val="24"/>
        </w:rPr>
        <w:t xml:space="preserve"> </w:t>
      </w:r>
    </w:p>
    <w:p w14:paraId="2E5FECDC" w14:textId="4EAC48CC" w:rsidR="007A2571" w:rsidRDefault="007A2571" w:rsidP="004B1D62">
      <w:pPr>
        <w:spacing w:line="240" w:lineRule="auto"/>
        <w:rPr>
          <w:rFonts w:ascii="Times New Roman" w:hAnsi="Times New Roman" w:cs="Times New Roman"/>
          <w:sz w:val="24"/>
          <w:szCs w:val="24"/>
        </w:rPr>
      </w:pPr>
    </w:p>
    <w:p w14:paraId="0424ADED" w14:textId="79035395" w:rsidR="00C6690E" w:rsidRPr="002D0C4F" w:rsidRDefault="00C6690E" w:rsidP="002D0C4F">
      <w:pPr>
        <w:pStyle w:val="Caption"/>
        <w:keepNext/>
        <w:rPr>
          <w:i w:val="0"/>
        </w:rPr>
      </w:pPr>
      <w:r>
        <w:t xml:space="preserve">Table </w:t>
      </w:r>
      <w:r>
        <w:fldChar w:fldCharType="begin"/>
      </w:r>
      <w:r>
        <w:instrText xml:space="preserve"> SEQ Table \* ARABIC </w:instrText>
      </w:r>
      <w:r>
        <w:fldChar w:fldCharType="separate"/>
      </w:r>
      <w:r w:rsidR="002D0C4F">
        <w:rPr>
          <w:noProof/>
        </w:rPr>
        <w:t>4</w:t>
      </w:r>
      <w:r>
        <w:fldChar w:fldCharType="end"/>
      </w:r>
      <w:r>
        <w:t xml:space="preserve">. </w:t>
      </w:r>
      <w:r>
        <w:rPr>
          <w:i w:val="0"/>
        </w:rPr>
        <w:t xml:space="preserve">The initial imagery from Blender is rendered using a pinhole camera model.  The output imagery is then postprocessed to add nonlinear lens distortion, salt and pepper noise, Gaussian blur, Gaussian Noise, and vignetting.  The parameters here were applied </w:t>
      </w:r>
      <w:r w:rsidR="002D0C4F">
        <w:rPr>
          <w:i w:val="0"/>
        </w:rPr>
        <w:t>for this example experiment.</w:t>
      </w:r>
    </w:p>
    <w:tbl>
      <w:tblPr>
        <w:tblStyle w:val="GridTable1Light"/>
        <w:tblW w:w="6255" w:type="dxa"/>
        <w:tblLook w:val="04A0" w:firstRow="1" w:lastRow="0" w:firstColumn="1" w:lastColumn="0" w:noHBand="0" w:noVBand="1"/>
      </w:tblPr>
      <w:tblGrid>
        <w:gridCol w:w="2595"/>
        <w:gridCol w:w="1240"/>
        <w:gridCol w:w="2420"/>
      </w:tblGrid>
      <w:tr w:rsidR="00C6690E" w:rsidRPr="00C6690E" w14:paraId="704B00AA" w14:textId="77777777" w:rsidTr="00C669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45FE2DCB"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Parameter</w:t>
            </w:r>
          </w:p>
        </w:tc>
        <w:tc>
          <w:tcPr>
            <w:tcW w:w="1240" w:type="dxa"/>
            <w:noWrap/>
            <w:hideMark/>
          </w:tcPr>
          <w:p w14:paraId="432FA40E" w14:textId="77777777" w:rsidR="00C6690E" w:rsidRPr="00C6690E" w:rsidRDefault="00C6690E" w:rsidP="00C669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Value</w:t>
            </w:r>
          </w:p>
        </w:tc>
        <w:tc>
          <w:tcPr>
            <w:tcW w:w="2420" w:type="dxa"/>
            <w:noWrap/>
            <w:hideMark/>
          </w:tcPr>
          <w:p w14:paraId="15B588BA" w14:textId="77777777" w:rsidR="00C6690E" w:rsidRPr="00C6690E" w:rsidRDefault="00C6690E" w:rsidP="00C669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Units</w:t>
            </w:r>
          </w:p>
        </w:tc>
      </w:tr>
      <w:tr w:rsidR="00C6690E" w:rsidRPr="00C6690E" w14:paraId="5F729A0F"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08656356"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Distortion k1</w:t>
            </w:r>
          </w:p>
        </w:tc>
        <w:tc>
          <w:tcPr>
            <w:tcW w:w="1240" w:type="dxa"/>
            <w:noWrap/>
            <w:hideMark/>
          </w:tcPr>
          <w:p w14:paraId="34A08B2C"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-0.06</w:t>
            </w:r>
          </w:p>
        </w:tc>
        <w:tc>
          <w:tcPr>
            <w:tcW w:w="2420" w:type="dxa"/>
            <w:noWrap/>
            <w:hideMark/>
          </w:tcPr>
          <w:p w14:paraId="0E07E1EB" w14:textId="003BCA01"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pixels</w:t>
            </w:r>
            <w:r w:rsidRPr="00C6690E">
              <w:rPr>
                <w:rFonts w:ascii="Calibri" w:eastAsia="Times New Roman" w:hAnsi="Calibri" w:cs="Calibri"/>
                <w:color w:val="000000"/>
                <w:vertAlign w:val="superscript"/>
              </w:rPr>
              <w:t>2</w:t>
            </w:r>
          </w:p>
        </w:tc>
      </w:tr>
      <w:tr w:rsidR="00C6690E" w:rsidRPr="00C6690E" w14:paraId="2A7CD9F7"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4A8D194D"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Distortion k2</w:t>
            </w:r>
          </w:p>
        </w:tc>
        <w:tc>
          <w:tcPr>
            <w:tcW w:w="1240" w:type="dxa"/>
            <w:noWrap/>
            <w:hideMark/>
          </w:tcPr>
          <w:p w14:paraId="22106F5F"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-0.03</w:t>
            </w:r>
          </w:p>
        </w:tc>
        <w:tc>
          <w:tcPr>
            <w:tcW w:w="2420" w:type="dxa"/>
            <w:noWrap/>
            <w:hideMark/>
          </w:tcPr>
          <w:p w14:paraId="6B8D6587" w14:textId="4C011A70"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vertAlign w:val="superscript"/>
              </w:rPr>
            </w:pPr>
            <w:r>
              <w:rPr>
                <w:rFonts w:ascii="Calibri" w:eastAsia="Times New Roman" w:hAnsi="Calibri" w:cs="Calibri"/>
                <w:color w:val="000000"/>
              </w:rPr>
              <w:t>Pixels</w:t>
            </w:r>
            <w:r>
              <w:rPr>
                <w:rFonts w:ascii="Calibri" w:eastAsia="Times New Roman" w:hAnsi="Calibri" w:cs="Calibri"/>
                <w:color w:val="000000"/>
                <w:vertAlign w:val="superscript"/>
              </w:rPr>
              <w:t>4</w:t>
            </w:r>
          </w:p>
        </w:tc>
      </w:tr>
      <w:tr w:rsidR="00C6690E" w:rsidRPr="00C6690E" w14:paraId="54BD914C"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12C29E31"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Distortion k3</w:t>
            </w:r>
          </w:p>
        </w:tc>
        <w:tc>
          <w:tcPr>
            <w:tcW w:w="1240" w:type="dxa"/>
            <w:noWrap/>
            <w:hideMark/>
          </w:tcPr>
          <w:p w14:paraId="4F3B7FE3"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-0.002</w:t>
            </w:r>
          </w:p>
        </w:tc>
        <w:tc>
          <w:tcPr>
            <w:tcW w:w="2420" w:type="dxa"/>
            <w:noWrap/>
            <w:hideMark/>
          </w:tcPr>
          <w:p w14:paraId="38A6093F" w14:textId="2F62D93A"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vertAlign w:val="superscript"/>
              </w:rPr>
            </w:pPr>
            <w:r>
              <w:rPr>
                <w:rFonts w:ascii="Calibri" w:eastAsia="Times New Roman" w:hAnsi="Calibri" w:cs="Calibri"/>
                <w:color w:val="000000"/>
              </w:rPr>
              <w:t>Pixels</w:t>
            </w:r>
            <w:r>
              <w:rPr>
                <w:rFonts w:ascii="Calibri" w:eastAsia="Times New Roman" w:hAnsi="Calibri" w:cs="Calibri"/>
                <w:color w:val="000000"/>
                <w:vertAlign w:val="superscript"/>
              </w:rPr>
              <w:t>6</w:t>
            </w:r>
          </w:p>
        </w:tc>
      </w:tr>
      <w:tr w:rsidR="00C6690E" w:rsidRPr="00C6690E" w14:paraId="635C264C"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077C0188"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Distortion k4</w:t>
            </w:r>
          </w:p>
        </w:tc>
        <w:tc>
          <w:tcPr>
            <w:tcW w:w="1240" w:type="dxa"/>
            <w:noWrap/>
            <w:hideMark/>
          </w:tcPr>
          <w:p w14:paraId="3B53679E"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w:t>
            </w:r>
          </w:p>
        </w:tc>
        <w:tc>
          <w:tcPr>
            <w:tcW w:w="2420" w:type="dxa"/>
            <w:noWrap/>
            <w:hideMark/>
          </w:tcPr>
          <w:p w14:paraId="09BAEE7F" w14:textId="08A018C0"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vertAlign w:val="superscript"/>
              </w:rPr>
            </w:pPr>
            <w:r>
              <w:rPr>
                <w:rFonts w:ascii="Calibri" w:eastAsia="Times New Roman" w:hAnsi="Calibri" w:cs="Calibri"/>
                <w:color w:val="000000"/>
              </w:rPr>
              <w:t>Pixels</w:t>
            </w:r>
            <w:r>
              <w:rPr>
                <w:rFonts w:ascii="Calibri" w:eastAsia="Times New Roman" w:hAnsi="Calibri" w:cs="Calibri"/>
                <w:color w:val="000000"/>
                <w:vertAlign w:val="superscript"/>
              </w:rPr>
              <w:t>8</w:t>
            </w:r>
          </w:p>
        </w:tc>
      </w:tr>
      <w:tr w:rsidR="00C6690E" w:rsidRPr="00C6690E" w14:paraId="27CFF23B"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6136193C"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Distortion p1</w:t>
            </w:r>
          </w:p>
        </w:tc>
        <w:tc>
          <w:tcPr>
            <w:tcW w:w="1240" w:type="dxa"/>
            <w:noWrap/>
            <w:hideMark/>
          </w:tcPr>
          <w:p w14:paraId="7372F4A7"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-0.001</w:t>
            </w:r>
          </w:p>
        </w:tc>
        <w:tc>
          <w:tcPr>
            <w:tcW w:w="2420" w:type="dxa"/>
            <w:noWrap/>
            <w:hideMark/>
          </w:tcPr>
          <w:p w14:paraId="1C208D0D" w14:textId="68217F7E"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vertAlign w:val="superscript"/>
              </w:rPr>
            </w:pPr>
            <w:r>
              <w:rPr>
                <w:rFonts w:ascii="Calibri" w:eastAsia="Times New Roman" w:hAnsi="Calibri" w:cs="Calibri"/>
                <w:color w:val="000000"/>
              </w:rPr>
              <w:t>Pixels</w:t>
            </w:r>
            <w:r>
              <w:rPr>
                <w:rFonts w:ascii="Calibri" w:eastAsia="Times New Roman" w:hAnsi="Calibri" w:cs="Calibri"/>
                <w:color w:val="000000"/>
                <w:vertAlign w:val="superscript"/>
              </w:rPr>
              <w:t>2</w:t>
            </w:r>
          </w:p>
        </w:tc>
      </w:tr>
      <w:tr w:rsidR="00C6690E" w:rsidRPr="00C6690E" w14:paraId="1F4F9C02"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6F8C9859"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Distortion p2</w:t>
            </w:r>
          </w:p>
        </w:tc>
        <w:tc>
          <w:tcPr>
            <w:tcW w:w="1240" w:type="dxa"/>
            <w:noWrap/>
            <w:hideMark/>
          </w:tcPr>
          <w:p w14:paraId="7FBD8324"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-0.001</w:t>
            </w:r>
          </w:p>
        </w:tc>
        <w:tc>
          <w:tcPr>
            <w:tcW w:w="2420" w:type="dxa"/>
            <w:noWrap/>
            <w:hideMark/>
          </w:tcPr>
          <w:p w14:paraId="245D032D" w14:textId="28D318DB"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vertAlign w:val="superscript"/>
              </w:rPr>
            </w:pPr>
            <w:r>
              <w:rPr>
                <w:rFonts w:ascii="Calibri" w:eastAsia="Times New Roman" w:hAnsi="Calibri" w:cs="Calibri"/>
                <w:color w:val="000000"/>
              </w:rPr>
              <w:t>Pixels</w:t>
            </w:r>
            <w:r>
              <w:rPr>
                <w:rFonts w:ascii="Calibri" w:eastAsia="Times New Roman" w:hAnsi="Calibri" w:cs="Calibri"/>
                <w:color w:val="000000"/>
                <w:vertAlign w:val="superscript"/>
              </w:rPr>
              <w:t>2</w:t>
            </w:r>
          </w:p>
        </w:tc>
      </w:tr>
      <w:tr w:rsidR="00C6690E" w:rsidRPr="00C6690E" w14:paraId="1D07466D"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4C20B737"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Vignetting v1</w:t>
            </w:r>
          </w:p>
        </w:tc>
        <w:tc>
          <w:tcPr>
            <w:tcW w:w="1240" w:type="dxa"/>
            <w:noWrap/>
            <w:hideMark/>
          </w:tcPr>
          <w:p w14:paraId="1E21A58E"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10</w:t>
            </w:r>
          </w:p>
        </w:tc>
        <w:tc>
          <w:tcPr>
            <w:tcW w:w="2420" w:type="dxa"/>
            <w:noWrap/>
            <w:hideMark/>
          </w:tcPr>
          <w:p w14:paraId="0BD8F3A2" w14:textId="77777777"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pixels</w:t>
            </w:r>
          </w:p>
        </w:tc>
      </w:tr>
      <w:tr w:rsidR="00C6690E" w:rsidRPr="00C6690E" w14:paraId="35C2A55E"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3B257C65"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Vignetting v2</w:t>
            </w:r>
          </w:p>
        </w:tc>
        <w:tc>
          <w:tcPr>
            <w:tcW w:w="1240" w:type="dxa"/>
            <w:noWrap/>
            <w:hideMark/>
          </w:tcPr>
          <w:p w14:paraId="2821FC65"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0.2</w:t>
            </w:r>
          </w:p>
        </w:tc>
        <w:tc>
          <w:tcPr>
            <w:tcW w:w="2420" w:type="dxa"/>
            <w:noWrap/>
            <w:hideMark/>
          </w:tcPr>
          <w:p w14:paraId="3ADC7008" w14:textId="77777777"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unitless</w:t>
            </w:r>
          </w:p>
        </w:tc>
      </w:tr>
      <w:tr w:rsidR="00C6690E" w:rsidRPr="00C6690E" w14:paraId="299AC482"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074EE569"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lastRenderedPageBreak/>
              <w:t>Vignetting v3</w:t>
            </w:r>
          </w:p>
        </w:tc>
        <w:tc>
          <w:tcPr>
            <w:tcW w:w="1240" w:type="dxa"/>
            <w:noWrap/>
            <w:hideMark/>
          </w:tcPr>
          <w:p w14:paraId="78C3B3F3"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w:t>
            </w:r>
          </w:p>
        </w:tc>
        <w:tc>
          <w:tcPr>
            <w:tcW w:w="2420" w:type="dxa"/>
            <w:noWrap/>
            <w:hideMark/>
          </w:tcPr>
          <w:p w14:paraId="06DB6412" w14:textId="52C96F61"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vertAlign w:val="superscript"/>
              </w:rPr>
            </w:pPr>
            <w:r>
              <w:rPr>
                <w:rFonts w:ascii="Calibri" w:eastAsia="Times New Roman" w:hAnsi="Calibri" w:cs="Calibri"/>
                <w:color w:val="000000"/>
              </w:rPr>
              <w:t>Pixels</w:t>
            </w:r>
            <w:r>
              <w:rPr>
                <w:rFonts w:ascii="Calibri" w:eastAsia="Times New Roman" w:hAnsi="Calibri" w:cs="Calibri"/>
                <w:color w:val="000000"/>
                <w:vertAlign w:val="superscript"/>
              </w:rPr>
              <w:t>-1</w:t>
            </w:r>
          </w:p>
        </w:tc>
      </w:tr>
      <w:tr w:rsidR="00C6690E" w:rsidRPr="00C6690E" w14:paraId="1AF38FA0"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31716B05"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Salt Noise Probability</w:t>
            </w:r>
          </w:p>
        </w:tc>
        <w:tc>
          <w:tcPr>
            <w:tcW w:w="1240" w:type="dxa"/>
            <w:noWrap/>
            <w:hideMark/>
          </w:tcPr>
          <w:p w14:paraId="672376B5"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0.01</w:t>
            </w:r>
          </w:p>
        </w:tc>
        <w:tc>
          <w:tcPr>
            <w:tcW w:w="2420" w:type="dxa"/>
            <w:noWrap/>
            <w:hideMark/>
          </w:tcPr>
          <w:p w14:paraId="568DDA11" w14:textId="4A6CCFCD"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 xml:space="preserve">% Chance of </w:t>
            </w:r>
            <w:r w:rsidR="002D0C4F" w:rsidRPr="00C6690E">
              <w:rPr>
                <w:rFonts w:ascii="Calibri" w:eastAsia="Times New Roman" w:hAnsi="Calibri" w:cs="Calibri"/>
                <w:color w:val="000000"/>
              </w:rPr>
              <w:t>Occurrence</w:t>
            </w:r>
          </w:p>
        </w:tc>
      </w:tr>
      <w:tr w:rsidR="00C6690E" w:rsidRPr="00C6690E" w14:paraId="1F7ECCA3"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0CD9B19D"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Pepper Noise Probability</w:t>
            </w:r>
          </w:p>
        </w:tc>
        <w:tc>
          <w:tcPr>
            <w:tcW w:w="1240" w:type="dxa"/>
            <w:noWrap/>
            <w:hideMark/>
          </w:tcPr>
          <w:p w14:paraId="167F8843"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0.01</w:t>
            </w:r>
          </w:p>
        </w:tc>
        <w:tc>
          <w:tcPr>
            <w:tcW w:w="2420" w:type="dxa"/>
            <w:noWrap/>
            <w:hideMark/>
          </w:tcPr>
          <w:p w14:paraId="359B3CF8" w14:textId="4B6CCE4D"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 xml:space="preserve">% Chance of </w:t>
            </w:r>
            <w:r w:rsidR="002D0C4F" w:rsidRPr="00C6690E">
              <w:rPr>
                <w:rFonts w:ascii="Calibri" w:eastAsia="Times New Roman" w:hAnsi="Calibri" w:cs="Calibri"/>
                <w:color w:val="000000"/>
              </w:rPr>
              <w:t>Occurrence</w:t>
            </w:r>
          </w:p>
        </w:tc>
      </w:tr>
      <w:tr w:rsidR="00C6690E" w:rsidRPr="00C6690E" w14:paraId="16403596"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5E7D5B2F" w14:textId="28335038"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Gaussian Noise Mean</w:t>
            </w:r>
          </w:p>
        </w:tc>
        <w:tc>
          <w:tcPr>
            <w:tcW w:w="1240" w:type="dxa"/>
            <w:noWrap/>
            <w:hideMark/>
          </w:tcPr>
          <w:p w14:paraId="0A200F57"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w:t>
            </w:r>
          </w:p>
        </w:tc>
        <w:tc>
          <w:tcPr>
            <w:tcW w:w="2420" w:type="dxa"/>
            <w:noWrap/>
            <w:hideMark/>
          </w:tcPr>
          <w:p w14:paraId="0AF93A5A" w14:textId="2AD01F76"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Digital Number</w:t>
            </w:r>
          </w:p>
        </w:tc>
      </w:tr>
      <w:tr w:rsidR="00C6690E" w:rsidRPr="00C6690E" w14:paraId="475CB2A1"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38547962"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Gaussian Noise Variance</w:t>
            </w:r>
          </w:p>
        </w:tc>
        <w:tc>
          <w:tcPr>
            <w:tcW w:w="1240" w:type="dxa"/>
            <w:noWrap/>
            <w:hideMark/>
          </w:tcPr>
          <w:p w14:paraId="1BC17FCB"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0.02</w:t>
            </w:r>
          </w:p>
        </w:tc>
        <w:tc>
          <w:tcPr>
            <w:tcW w:w="2420" w:type="dxa"/>
            <w:noWrap/>
            <w:hideMark/>
          </w:tcPr>
          <w:p w14:paraId="69504464" w14:textId="6A803CE1"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Digital Number</w:t>
            </w:r>
          </w:p>
        </w:tc>
      </w:tr>
      <w:tr w:rsidR="00C6690E" w:rsidRPr="00C6690E" w14:paraId="7C9EB40F" w14:textId="77777777" w:rsidTr="00C6690E">
        <w:trPr>
          <w:trHeight w:val="300"/>
        </w:trPr>
        <w:tc>
          <w:tcPr>
            <w:cnfStyle w:val="001000000000" w:firstRow="0" w:lastRow="0" w:firstColumn="1" w:lastColumn="0" w:oddVBand="0" w:evenVBand="0" w:oddHBand="0" w:evenHBand="0" w:firstRowFirstColumn="0" w:firstRowLastColumn="0" w:lastRowFirstColumn="0" w:lastRowLastColumn="0"/>
            <w:tcW w:w="2595" w:type="dxa"/>
            <w:noWrap/>
            <w:hideMark/>
          </w:tcPr>
          <w:p w14:paraId="4A3D9F75" w14:textId="77777777" w:rsidR="00C6690E" w:rsidRPr="00C6690E" w:rsidRDefault="00C6690E" w:rsidP="00C6690E">
            <w:pPr>
              <w:rPr>
                <w:rFonts w:ascii="Calibri" w:eastAsia="Times New Roman" w:hAnsi="Calibri" w:cs="Calibri"/>
                <w:color w:val="000000"/>
              </w:rPr>
            </w:pPr>
            <w:r w:rsidRPr="00C6690E">
              <w:rPr>
                <w:rFonts w:ascii="Calibri" w:eastAsia="Times New Roman" w:hAnsi="Calibri" w:cs="Calibri"/>
                <w:color w:val="000000"/>
              </w:rPr>
              <w:t>Gaussian Blur Sigma</w:t>
            </w:r>
          </w:p>
        </w:tc>
        <w:tc>
          <w:tcPr>
            <w:tcW w:w="1240" w:type="dxa"/>
            <w:noWrap/>
            <w:hideMark/>
          </w:tcPr>
          <w:p w14:paraId="391B2498" w14:textId="77777777" w:rsidR="00C6690E" w:rsidRPr="00C6690E" w:rsidRDefault="00C6690E" w:rsidP="00C669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1</w:t>
            </w:r>
          </w:p>
        </w:tc>
        <w:tc>
          <w:tcPr>
            <w:tcW w:w="2420" w:type="dxa"/>
            <w:noWrap/>
            <w:hideMark/>
          </w:tcPr>
          <w:p w14:paraId="6157B3EF" w14:textId="77777777" w:rsidR="00C6690E" w:rsidRPr="00C6690E" w:rsidRDefault="00C6690E" w:rsidP="00C669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6690E">
              <w:rPr>
                <w:rFonts w:ascii="Calibri" w:eastAsia="Times New Roman" w:hAnsi="Calibri" w:cs="Calibri"/>
                <w:color w:val="000000"/>
              </w:rPr>
              <w:t>pixels</w:t>
            </w:r>
          </w:p>
        </w:tc>
      </w:tr>
    </w:tbl>
    <w:p w14:paraId="1546B29A" w14:textId="77777777" w:rsidR="00C6690E" w:rsidRPr="001A40BB" w:rsidRDefault="00C6690E" w:rsidP="004B1D62">
      <w:pPr>
        <w:spacing w:line="240" w:lineRule="auto"/>
        <w:rPr>
          <w:rFonts w:ascii="Times New Roman" w:hAnsi="Times New Roman" w:cs="Times New Roman"/>
          <w:sz w:val="24"/>
          <w:szCs w:val="24"/>
        </w:rPr>
      </w:pPr>
    </w:p>
    <w:p w14:paraId="310E8632" w14:textId="3AD20814" w:rsidR="007A2571" w:rsidRDefault="007A2571" w:rsidP="004B1D62">
      <w:pPr>
        <w:spacing w:line="240" w:lineRule="auto"/>
        <w:rPr>
          <w:ins w:id="53" w:author="Richie" w:date="2017-03-03T02:28:00Z"/>
          <w:rFonts w:ascii="Times New Roman" w:hAnsi="Times New Roman" w:cs="Times New Roman"/>
          <w:sz w:val="24"/>
          <w:szCs w:val="24"/>
        </w:rPr>
      </w:pPr>
    </w:p>
    <w:p w14:paraId="50B42AC0" w14:textId="77777777" w:rsidR="002C73A8" w:rsidRDefault="002C73A8" w:rsidP="002C73A8">
      <w:pPr>
        <w:ind w:firstLine="2790"/>
        <w:jc w:val="center"/>
        <w:rPr>
          <w:ins w:id="54" w:author="Richie" w:date="2017-03-03T02:28:00Z"/>
          <w:rFonts w:eastAsiaTheme="minorEastAsia"/>
        </w:rPr>
      </w:pPr>
      <m:oMath>
        <m:r>
          <w:ins w:id="55" w:author="Richie" w:date="2017-03-03T02:28:00Z">
            <w:rPr>
              <w:rFonts w:ascii="Cambria Math" w:hAnsi="Cambria Math"/>
            </w:rPr>
            <m:t>r=</m:t>
          </w:ins>
        </m:r>
        <m:rad>
          <m:radPr>
            <m:degHide m:val="1"/>
            <m:ctrlPr>
              <w:ins w:id="56" w:author="Richie" w:date="2017-03-03T02:28:00Z">
                <w:rPr>
                  <w:rFonts w:ascii="Cambria Math" w:hAnsi="Cambria Math"/>
                  <w:i/>
                </w:rPr>
              </w:ins>
            </m:ctrlPr>
          </m:radPr>
          <m:deg/>
          <m:e>
            <m:d>
              <m:dPr>
                <m:ctrlPr>
                  <w:ins w:id="57" w:author="Richie" w:date="2017-03-03T02:28:00Z">
                    <w:rPr>
                      <w:rFonts w:ascii="Cambria Math" w:hAnsi="Cambria Math"/>
                      <w:i/>
                    </w:rPr>
                  </w:ins>
                </m:ctrlPr>
              </m:dPr>
              <m:e>
                <m:r>
                  <w:ins w:id="58" w:author="Richie" w:date="2017-03-03T02:28:00Z">
                    <w:rPr>
                      <w:rFonts w:ascii="Cambria Math" w:hAnsi="Cambria Math"/>
                    </w:rPr>
                    <m:t>x-cx</m:t>
                  </w:ins>
                </m:r>
              </m:e>
            </m:d>
            <m:r>
              <w:ins w:id="59" w:author="Richie" w:date="2017-03-03T02:28:00Z">
                <w:rPr>
                  <w:rFonts w:ascii="Cambria Math" w:hAnsi="Cambria Math"/>
                </w:rPr>
                <m:t>+</m:t>
              </w:ins>
            </m:r>
            <m:d>
              <m:dPr>
                <m:ctrlPr>
                  <w:ins w:id="60" w:author="Richie" w:date="2017-03-03T02:28:00Z">
                    <w:rPr>
                      <w:rFonts w:ascii="Cambria Math" w:hAnsi="Cambria Math"/>
                      <w:i/>
                    </w:rPr>
                  </w:ins>
                </m:ctrlPr>
              </m:dPr>
              <m:e>
                <m:r>
                  <w:ins w:id="61" w:author="Richie" w:date="2017-03-03T02:28:00Z">
                    <w:rPr>
                      <w:rFonts w:ascii="Cambria Math" w:hAnsi="Cambria Math"/>
                    </w:rPr>
                    <m:t>y-cy</m:t>
                  </w:ins>
                </m:r>
              </m:e>
            </m:d>
          </m:e>
        </m:rad>
      </m:oMath>
      <w:ins w:id="62" w:author="Richie" w:date="2017-03-03T02:28:00Z">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ins>
    </w:p>
    <w:p w14:paraId="2AD8F6CC" w14:textId="77777777" w:rsidR="002C73A8" w:rsidRDefault="002C73A8" w:rsidP="002C73A8">
      <w:pPr>
        <w:jc w:val="center"/>
        <w:rPr>
          <w:ins w:id="63" w:author="Richie" w:date="2017-03-03T02:28:00Z"/>
          <w:rFonts w:eastAsiaTheme="minorEastAsia"/>
        </w:rPr>
      </w:pPr>
      <m:oMath>
        <m:sSup>
          <m:sSupPr>
            <m:ctrlPr>
              <w:ins w:id="64" w:author="Richie" w:date="2017-03-03T02:28:00Z">
                <w:rPr>
                  <w:rFonts w:ascii="Cambria Math" w:hAnsi="Cambria Math"/>
                  <w:i/>
                </w:rPr>
              </w:ins>
            </m:ctrlPr>
          </m:sSupPr>
          <m:e>
            <m:r>
              <w:ins w:id="65" w:author="Richie" w:date="2017-03-03T02:28:00Z">
                <w:rPr>
                  <w:rFonts w:ascii="Cambria Math" w:hAnsi="Cambria Math"/>
                </w:rPr>
                <m:t>x</m:t>
              </w:ins>
            </m:r>
          </m:e>
          <m:sup>
            <m:r>
              <w:ins w:id="66" w:author="Richie" w:date="2017-03-03T02:28:00Z">
                <w:rPr>
                  <w:rFonts w:ascii="Cambria Math" w:hAnsi="Cambria Math"/>
                </w:rPr>
                <m:t>'</m:t>
              </w:ins>
            </m:r>
          </m:sup>
        </m:sSup>
        <m:r>
          <w:ins w:id="67" w:author="Richie" w:date="2017-03-03T02:28:00Z">
            <w:rPr>
              <w:rFonts w:ascii="Cambria Math" w:hAnsi="Cambria Math"/>
            </w:rPr>
            <m:t>=x</m:t>
          </w:ins>
        </m:r>
        <m:d>
          <m:dPr>
            <m:ctrlPr>
              <w:ins w:id="68" w:author="Richie" w:date="2017-03-03T02:28:00Z">
                <w:rPr>
                  <w:rFonts w:ascii="Cambria Math" w:hAnsi="Cambria Math"/>
                  <w:i/>
                </w:rPr>
              </w:ins>
            </m:ctrlPr>
          </m:dPr>
          <m:e>
            <m:r>
              <w:ins w:id="69" w:author="Richie" w:date="2017-03-03T02:28:00Z">
                <w:rPr>
                  <w:rFonts w:ascii="Cambria Math" w:hAnsi="Cambria Math"/>
                </w:rPr>
                <m:t>1+</m:t>
              </w:ins>
            </m:r>
            <m:f>
              <m:fPr>
                <m:ctrlPr>
                  <w:ins w:id="70" w:author="Richie" w:date="2017-03-03T02:28:00Z">
                    <w:rPr>
                      <w:rFonts w:ascii="Cambria Math" w:hAnsi="Cambria Math"/>
                      <w:i/>
                    </w:rPr>
                  </w:ins>
                </m:ctrlPr>
              </m:fPr>
              <m:num>
                <m:sSub>
                  <m:sSubPr>
                    <m:ctrlPr>
                      <w:ins w:id="71" w:author="Richie" w:date="2017-03-03T02:28:00Z">
                        <w:rPr>
                          <w:rFonts w:ascii="Cambria Math" w:hAnsi="Cambria Math"/>
                          <w:i/>
                        </w:rPr>
                      </w:ins>
                    </m:ctrlPr>
                  </m:sSubPr>
                  <m:e>
                    <m:r>
                      <w:ins w:id="72" w:author="Richie" w:date="2017-03-03T02:28:00Z">
                        <w:rPr>
                          <w:rFonts w:ascii="Cambria Math" w:hAnsi="Cambria Math"/>
                        </w:rPr>
                        <m:t>K</m:t>
                      </w:ins>
                    </m:r>
                  </m:e>
                  <m:sub>
                    <m:r>
                      <w:ins w:id="73" w:author="Richie" w:date="2017-03-03T02:28:00Z">
                        <w:rPr>
                          <w:rFonts w:ascii="Cambria Math" w:hAnsi="Cambria Math"/>
                        </w:rPr>
                        <m:t>1</m:t>
                      </w:ins>
                    </m:r>
                  </m:sub>
                </m:sSub>
              </m:num>
              <m:den>
                <m:sSup>
                  <m:sSupPr>
                    <m:ctrlPr>
                      <w:ins w:id="74" w:author="Richie" w:date="2017-03-03T02:28:00Z">
                        <w:rPr>
                          <w:rFonts w:ascii="Cambria Math" w:hAnsi="Cambria Math"/>
                          <w:i/>
                        </w:rPr>
                      </w:ins>
                    </m:ctrlPr>
                  </m:sSupPr>
                  <m:e>
                    <m:r>
                      <w:ins w:id="75" w:author="Richie" w:date="2017-03-03T02:28:00Z">
                        <w:rPr>
                          <w:rFonts w:ascii="Cambria Math" w:hAnsi="Cambria Math"/>
                        </w:rPr>
                        <m:t>f</m:t>
                      </w:ins>
                    </m:r>
                  </m:e>
                  <m:sup>
                    <m:r>
                      <w:ins w:id="76" w:author="Richie" w:date="2017-03-03T02:28:00Z">
                        <w:rPr>
                          <w:rFonts w:ascii="Cambria Math" w:hAnsi="Cambria Math"/>
                        </w:rPr>
                        <m:t>2</m:t>
                      </w:ins>
                    </m:r>
                  </m:sup>
                </m:sSup>
              </m:den>
            </m:f>
            <m:sSup>
              <m:sSupPr>
                <m:ctrlPr>
                  <w:ins w:id="77" w:author="Richie" w:date="2017-03-03T02:28:00Z">
                    <w:rPr>
                      <w:rFonts w:ascii="Cambria Math" w:hAnsi="Cambria Math"/>
                      <w:i/>
                    </w:rPr>
                  </w:ins>
                </m:ctrlPr>
              </m:sSupPr>
              <m:e>
                <m:r>
                  <w:ins w:id="78" w:author="Richie" w:date="2017-03-03T02:28:00Z">
                    <w:rPr>
                      <w:rFonts w:ascii="Cambria Math" w:hAnsi="Cambria Math"/>
                    </w:rPr>
                    <m:t>r</m:t>
                  </w:ins>
                </m:r>
              </m:e>
              <m:sup>
                <m:r>
                  <w:ins w:id="79" w:author="Richie" w:date="2017-03-03T02:28:00Z">
                    <w:rPr>
                      <w:rFonts w:ascii="Cambria Math" w:hAnsi="Cambria Math"/>
                    </w:rPr>
                    <m:t>2</m:t>
                  </w:ins>
                </m:r>
              </m:sup>
            </m:sSup>
            <m:r>
              <w:ins w:id="80" w:author="Richie" w:date="2017-03-03T02:28:00Z">
                <w:rPr>
                  <w:rFonts w:ascii="Cambria Math" w:hAnsi="Cambria Math"/>
                </w:rPr>
                <m:t>+</m:t>
              </w:ins>
            </m:r>
            <m:f>
              <m:fPr>
                <m:ctrlPr>
                  <w:ins w:id="81" w:author="Richie" w:date="2017-03-03T02:28:00Z">
                    <w:rPr>
                      <w:rFonts w:ascii="Cambria Math" w:hAnsi="Cambria Math"/>
                      <w:i/>
                    </w:rPr>
                  </w:ins>
                </m:ctrlPr>
              </m:fPr>
              <m:num>
                <m:sSub>
                  <m:sSubPr>
                    <m:ctrlPr>
                      <w:ins w:id="82" w:author="Richie" w:date="2017-03-03T02:28:00Z">
                        <w:rPr>
                          <w:rFonts w:ascii="Cambria Math" w:hAnsi="Cambria Math"/>
                          <w:i/>
                        </w:rPr>
                      </w:ins>
                    </m:ctrlPr>
                  </m:sSubPr>
                  <m:e>
                    <m:r>
                      <w:ins w:id="83" w:author="Richie" w:date="2017-03-03T02:28:00Z">
                        <w:rPr>
                          <w:rFonts w:ascii="Cambria Math" w:hAnsi="Cambria Math"/>
                        </w:rPr>
                        <m:t>K</m:t>
                      </w:ins>
                    </m:r>
                  </m:e>
                  <m:sub>
                    <m:r>
                      <w:ins w:id="84" w:author="Richie" w:date="2017-03-03T02:28:00Z">
                        <w:rPr>
                          <w:rFonts w:ascii="Cambria Math" w:hAnsi="Cambria Math"/>
                        </w:rPr>
                        <m:t>2</m:t>
                      </w:ins>
                    </m:r>
                  </m:sub>
                </m:sSub>
              </m:num>
              <m:den>
                <m:sSup>
                  <m:sSupPr>
                    <m:ctrlPr>
                      <w:ins w:id="85" w:author="Richie" w:date="2017-03-03T02:28:00Z">
                        <w:rPr>
                          <w:rFonts w:ascii="Cambria Math" w:hAnsi="Cambria Math"/>
                          <w:i/>
                        </w:rPr>
                      </w:ins>
                    </m:ctrlPr>
                  </m:sSupPr>
                  <m:e>
                    <m:r>
                      <w:ins w:id="86" w:author="Richie" w:date="2017-03-03T02:28:00Z">
                        <w:rPr>
                          <w:rFonts w:ascii="Cambria Math" w:hAnsi="Cambria Math"/>
                        </w:rPr>
                        <m:t>f</m:t>
                      </w:ins>
                    </m:r>
                  </m:e>
                  <m:sup>
                    <m:r>
                      <w:ins w:id="87" w:author="Richie" w:date="2017-03-03T02:28:00Z">
                        <w:rPr>
                          <w:rFonts w:ascii="Cambria Math" w:hAnsi="Cambria Math"/>
                        </w:rPr>
                        <m:t>4</m:t>
                      </w:ins>
                    </m:r>
                  </m:sup>
                </m:sSup>
              </m:den>
            </m:f>
            <m:sSup>
              <m:sSupPr>
                <m:ctrlPr>
                  <w:ins w:id="88" w:author="Richie" w:date="2017-03-03T02:28:00Z">
                    <w:rPr>
                      <w:rFonts w:ascii="Cambria Math" w:hAnsi="Cambria Math"/>
                      <w:i/>
                    </w:rPr>
                  </w:ins>
                </m:ctrlPr>
              </m:sSupPr>
              <m:e>
                <m:r>
                  <w:ins w:id="89" w:author="Richie" w:date="2017-03-03T02:28:00Z">
                    <w:rPr>
                      <w:rFonts w:ascii="Cambria Math" w:hAnsi="Cambria Math"/>
                    </w:rPr>
                    <m:t>r</m:t>
                  </w:ins>
                </m:r>
              </m:e>
              <m:sup>
                <m:r>
                  <w:ins w:id="90" w:author="Richie" w:date="2017-03-03T02:28:00Z">
                    <w:rPr>
                      <w:rFonts w:ascii="Cambria Math" w:hAnsi="Cambria Math"/>
                    </w:rPr>
                    <m:t>4</m:t>
                  </w:ins>
                </m:r>
              </m:sup>
            </m:sSup>
            <m:r>
              <w:ins w:id="91" w:author="Richie" w:date="2017-03-03T02:28:00Z">
                <w:rPr>
                  <w:rFonts w:ascii="Cambria Math" w:hAnsi="Cambria Math"/>
                </w:rPr>
                <m:t>+</m:t>
              </w:ins>
            </m:r>
            <m:f>
              <m:fPr>
                <m:ctrlPr>
                  <w:ins w:id="92" w:author="Richie" w:date="2017-03-03T02:28:00Z">
                    <w:rPr>
                      <w:rFonts w:ascii="Cambria Math" w:hAnsi="Cambria Math"/>
                      <w:i/>
                    </w:rPr>
                  </w:ins>
                </m:ctrlPr>
              </m:fPr>
              <m:num>
                <m:sSub>
                  <m:sSubPr>
                    <m:ctrlPr>
                      <w:ins w:id="93" w:author="Richie" w:date="2017-03-03T02:28:00Z">
                        <w:rPr>
                          <w:rFonts w:ascii="Cambria Math" w:hAnsi="Cambria Math"/>
                          <w:i/>
                        </w:rPr>
                      </w:ins>
                    </m:ctrlPr>
                  </m:sSubPr>
                  <m:e>
                    <m:r>
                      <w:ins w:id="94" w:author="Richie" w:date="2017-03-03T02:28:00Z">
                        <w:rPr>
                          <w:rFonts w:ascii="Cambria Math" w:hAnsi="Cambria Math"/>
                        </w:rPr>
                        <m:t>K</m:t>
                      </w:ins>
                    </m:r>
                  </m:e>
                  <m:sub>
                    <m:r>
                      <w:ins w:id="95" w:author="Richie" w:date="2017-03-03T02:28:00Z">
                        <w:rPr>
                          <w:rFonts w:ascii="Cambria Math" w:hAnsi="Cambria Math"/>
                        </w:rPr>
                        <m:t>3</m:t>
                      </w:ins>
                    </m:r>
                  </m:sub>
                </m:sSub>
              </m:num>
              <m:den>
                <m:sSup>
                  <m:sSupPr>
                    <m:ctrlPr>
                      <w:ins w:id="96" w:author="Richie" w:date="2017-03-03T02:28:00Z">
                        <w:rPr>
                          <w:rFonts w:ascii="Cambria Math" w:hAnsi="Cambria Math"/>
                          <w:i/>
                        </w:rPr>
                      </w:ins>
                    </m:ctrlPr>
                  </m:sSupPr>
                  <m:e>
                    <m:r>
                      <w:ins w:id="97" w:author="Richie" w:date="2017-03-03T02:28:00Z">
                        <w:rPr>
                          <w:rFonts w:ascii="Cambria Math" w:hAnsi="Cambria Math"/>
                        </w:rPr>
                        <m:t>f</m:t>
                      </w:ins>
                    </m:r>
                  </m:e>
                  <m:sup>
                    <m:r>
                      <w:ins w:id="98" w:author="Richie" w:date="2017-03-03T02:28:00Z">
                        <w:rPr>
                          <w:rFonts w:ascii="Cambria Math" w:hAnsi="Cambria Math"/>
                        </w:rPr>
                        <m:t>6</m:t>
                      </w:ins>
                    </m:r>
                  </m:sup>
                </m:sSup>
              </m:den>
            </m:f>
            <m:sSup>
              <m:sSupPr>
                <m:ctrlPr>
                  <w:ins w:id="99" w:author="Richie" w:date="2017-03-03T02:28:00Z">
                    <w:rPr>
                      <w:rFonts w:ascii="Cambria Math" w:hAnsi="Cambria Math"/>
                      <w:i/>
                    </w:rPr>
                  </w:ins>
                </m:ctrlPr>
              </m:sSupPr>
              <m:e>
                <m:r>
                  <w:ins w:id="100" w:author="Richie" w:date="2017-03-03T02:28:00Z">
                    <w:rPr>
                      <w:rFonts w:ascii="Cambria Math" w:hAnsi="Cambria Math"/>
                    </w:rPr>
                    <m:t>r</m:t>
                  </w:ins>
                </m:r>
              </m:e>
              <m:sup>
                <m:r>
                  <w:ins w:id="101" w:author="Richie" w:date="2017-03-03T02:28:00Z">
                    <w:rPr>
                      <w:rFonts w:ascii="Cambria Math" w:hAnsi="Cambria Math"/>
                    </w:rPr>
                    <m:t>6</m:t>
                  </w:ins>
                </m:r>
              </m:sup>
            </m:sSup>
            <m:r>
              <w:ins w:id="102" w:author="Richie" w:date="2017-03-03T02:28:00Z">
                <w:rPr>
                  <w:rFonts w:ascii="Cambria Math" w:hAnsi="Cambria Math"/>
                </w:rPr>
                <m:t>+</m:t>
              </w:ins>
            </m:r>
            <m:f>
              <m:fPr>
                <m:ctrlPr>
                  <w:ins w:id="103" w:author="Richie" w:date="2017-03-03T02:28:00Z">
                    <w:rPr>
                      <w:rFonts w:ascii="Cambria Math" w:hAnsi="Cambria Math"/>
                      <w:i/>
                    </w:rPr>
                  </w:ins>
                </m:ctrlPr>
              </m:fPr>
              <m:num>
                <m:sSub>
                  <m:sSubPr>
                    <m:ctrlPr>
                      <w:ins w:id="104" w:author="Richie" w:date="2017-03-03T02:28:00Z">
                        <w:rPr>
                          <w:rFonts w:ascii="Cambria Math" w:hAnsi="Cambria Math"/>
                          <w:i/>
                        </w:rPr>
                      </w:ins>
                    </m:ctrlPr>
                  </m:sSubPr>
                  <m:e>
                    <m:r>
                      <w:ins w:id="105" w:author="Richie" w:date="2017-03-03T02:28:00Z">
                        <w:rPr>
                          <w:rFonts w:ascii="Cambria Math" w:hAnsi="Cambria Math"/>
                        </w:rPr>
                        <m:t>K</m:t>
                      </w:ins>
                    </m:r>
                  </m:e>
                  <m:sub>
                    <m:r>
                      <w:ins w:id="106" w:author="Richie" w:date="2017-03-03T02:28:00Z">
                        <w:rPr>
                          <w:rFonts w:ascii="Cambria Math" w:hAnsi="Cambria Math"/>
                        </w:rPr>
                        <m:t>4</m:t>
                      </w:ins>
                    </m:r>
                  </m:sub>
                </m:sSub>
              </m:num>
              <m:den>
                <m:sSup>
                  <m:sSupPr>
                    <m:ctrlPr>
                      <w:ins w:id="107" w:author="Richie" w:date="2017-03-03T02:28:00Z">
                        <w:rPr>
                          <w:rFonts w:ascii="Cambria Math" w:hAnsi="Cambria Math"/>
                          <w:i/>
                        </w:rPr>
                      </w:ins>
                    </m:ctrlPr>
                  </m:sSupPr>
                  <m:e>
                    <m:r>
                      <w:ins w:id="108" w:author="Richie" w:date="2017-03-03T02:28:00Z">
                        <w:rPr>
                          <w:rFonts w:ascii="Cambria Math" w:hAnsi="Cambria Math"/>
                        </w:rPr>
                        <m:t>f</m:t>
                      </w:ins>
                    </m:r>
                  </m:e>
                  <m:sup>
                    <m:r>
                      <w:ins w:id="109" w:author="Richie" w:date="2017-03-03T02:28:00Z">
                        <w:rPr>
                          <w:rFonts w:ascii="Cambria Math" w:hAnsi="Cambria Math"/>
                        </w:rPr>
                        <m:t>8</m:t>
                      </w:ins>
                    </m:r>
                  </m:sup>
                </m:sSup>
              </m:den>
            </m:f>
            <m:sSup>
              <m:sSupPr>
                <m:ctrlPr>
                  <w:ins w:id="110" w:author="Richie" w:date="2017-03-03T02:28:00Z">
                    <w:rPr>
                      <w:rFonts w:ascii="Cambria Math" w:hAnsi="Cambria Math"/>
                      <w:i/>
                    </w:rPr>
                  </w:ins>
                </m:ctrlPr>
              </m:sSupPr>
              <m:e>
                <m:r>
                  <w:ins w:id="111" w:author="Richie" w:date="2017-03-03T02:28:00Z">
                    <w:rPr>
                      <w:rFonts w:ascii="Cambria Math" w:hAnsi="Cambria Math"/>
                    </w:rPr>
                    <m:t>r</m:t>
                  </w:ins>
                </m:r>
              </m:e>
              <m:sup>
                <m:r>
                  <w:ins w:id="112" w:author="Richie" w:date="2017-03-03T02:28:00Z">
                    <w:rPr>
                      <w:rFonts w:ascii="Cambria Math" w:hAnsi="Cambria Math"/>
                    </w:rPr>
                    <m:t>8</m:t>
                  </w:ins>
                </m:r>
              </m:sup>
            </m:sSup>
          </m:e>
        </m:d>
        <m:r>
          <w:ins w:id="113" w:author="Richie" w:date="2017-03-03T02:28:00Z">
            <w:rPr>
              <w:rFonts w:ascii="Cambria Math" w:hAnsi="Cambria Math"/>
            </w:rPr>
            <m:t>+</m:t>
          </w:ins>
        </m:r>
        <m:f>
          <m:fPr>
            <m:ctrlPr>
              <w:ins w:id="114" w:author="Richie" w:date="2017-03-03T02:28:00Z">
                <w:rPr>
                  <w:rFonts w:ascii="Cambria Math" w:hAnsi="Cambria Math"/>
                  <w:i/>
                </w:rPr>
              </w:ins>
            </m:ctrlPr>
          </m:fPr>
          <m:num>
            <m:sSub>
              <m:sSubPr>
                <m:ctrlPr>
                  <w:ins w:id="115" w:author="Richie" w:date="2017-03-03T02:28:00Z">
                    <w:rPr>
                      <w:rFonts w:ascii="Cambria Math" w:hAnsi="Cambria Math"/>
                      <w:i/>
                    </w:rPr>
                  </w:ins>
                </m:ctrlPr>
              </m:sSubPr>
              <m:e>
                <m:r>
                  <w:ins w:id="116" w:author="Richie" w:date="2017-03-03T02:28:00Z">
                    <w:rPr>
                      <w:rFonts w:ascii="Cambria Math" w:hAnsi="Cambria Math"/>
                    </w:rPr>
                    <m:t>P</m:t>
                  </w:ins>
                </m:r>
              </m:e>
              <m:sub>
                <m:r>
                  <w:ins w:id="117" w:author="Richie" w:date="2017-03-03T02:28:00Z">
                    <w:rPr>
                      <w:rFonts w:ascii="Cambria Math" w:hAnsi="Cambria Math"/>
                    </w:rPr>
                    <m:t>1</m:t>
                  </w:ins>
                </m:r>
              </m:sub>
            </m:sSub>
          </m:num>
          <m:den>
            <m:r>
              <w:ins w:id="118" w:author="Richie" w:date="2017-03-03T02:28:00Z">
                <w:rPr>
                  <w:rFonts w:ascii="Cambria Math" w:hAnsi="Cambria Math"/>
                </w:rPr>
                <m:t>f</m:t>
              </w:ins>
            </m:r>
          </m:den>
        </m:f>
        <m:d>
          <m:dPr>
            <m:ctrlPr>
              <w:ins w:id="119" w:author="Richie" w:date="2017-03-03T02:28:00Z">
                <w:rPr>
                  <w:rFonts w:ascii="Cambria Math" w:hAnsi="Cambria Math"/>
                  <w:i/>
                </w:rPr>
              </w:ins>
            </m:ctrlPr>
          </m:dPr>
          <m:e>
            <m:sSup>
              <m:sSupPr>
                <m:ctrlPr>
                  <w:ins w:id="120" w:author="Richie" w:date="2017-03-03T02:28:00Z">
                    <w:rPr>
                      <w:rFonts w:ascii="Cambria Math" w:hAnsi="Cambria Math"/>
                      <w:i/>
                    </w:rPr>
                  </w:ins>
                </m:ctrlPr>
              </m:sSupPr>
              <m:e>
                <m:r>
                  <w:ins w:id="121" w:author="Richie" w:date="2017-03-03T02:28:00Z">
                    <w:rPr>
                      <w:rFonts w:ascii="Cambria Math" w:hAnsi="Cambria Math"/>
                    </w:rPr>
                    <m:t>r</m:t>
                  </w:ins>
                </m:r>
              </m:e>
              <m:sup>
                <m:r>
                  <w:ins w:id="122" w:author="Richie" w:date="2017-03-03T02:28:00Z">
                    <w:rPr>
                      <w:rFonts w:ascii="Cambria Math" w:hAnsi="Cambria Math"/>
                    </w:rPr>
                    <m:t>2</m:t>
                  </w:ins>
                </m:r>
              </m:sup>
            </m:sSup>
            <m:r>
              <w:ins w:id="123" w:author="Richie" w:date="2017-03-03T02:28:00Z">
                <w:rPr>
                  <w:rFonts w:ascii="Cambria Math" w:hAnsi="Cambria Math"/>
                </w:rPr>
                <m:t>+2</m:t>
              </w:ins>
            </m:r>
            <m:sSup>
              <m:sSupPr>
                <m:ctrlPr>
                  <w:ins w:id="124" w:author="Richie" w:date="2017-03-03T02:28:00Z">
                    <w:rPr>
                      <w:rFonts w:ascii="Cambria Math" w:hAnsi="Cambria Math"/>
                      <w:i/>
                    </w:rPr>
                  </w:ins>
                </m:ctrlPr>
              </m:sSupPr>
              <m:e>
                <m:r>
                  <w:ins w:id="125" w:author="Richie" w:date="2017-03-03T02:28:00Z">
                    <w:rPr>
                      <w:rFonts w:ascii="Cambria Math" w:hAnsi="Cambria Math"/>
                    </w:rPr>
                    <m:t>x</m:t>
                  </w:ins>
                </m:r>
              </m:e>
              <m:sup>
                <m:r>
                  <w:ins w:id="126" w:author="Richie" w:date="2017-03-03T02:28:00Z">
                    <w:rPr>
                      <w:rFonts w:ascii="Cambria Math" w:hAnsi="Cambria Math"/>
                    </w:rPr>
                    <m:t>2</m:t>
                  </w:ins>
                </m:r>
              </m:sup>
            </m:sSup>
          </m:e>
        </m:d>
        <m:r>
          <w:ins w:id="127" w:author="Richie" w:date="2017-03-03T02:28:00Z">
            <w:rPr>
              <w:rFonts w:ascii="Cambria Math" w:hAnsi="Cambria Math"/>
            </w:rPr>
            <m:t>+</m:t>
          </w:ins>
        </m:r>
        <m:f>
          <m:fPr>
            <m:ctrlPr>
              <w:ins w:id="128" w:author="Richie" w:date="2017-03-03T02:28:00Z">
                <w:rPr>
                  <w:rFonts w:ascii="Cambria Math" w:hAnsi="Cambria Math"/>
                  <w:i/>
                </w:rPr>
              </w:ins>
            </m:ctrlPr>
          </m:fPr>
          <m:num>
            <m:sSub>
              <m:sSubPr>
                <m:ctrlPr>
                  <w:ins w:id="129" w:author="Richie" w:date="2017-03-03T02:28:00Z">
                    <w:rPr>
                      <w:rFonts w:ascii="Cambria Math" w:hAnsi="Cambria Math"/>
                      <w:i/>
                    </w:rPr>
                  </w:ins>
                </m:ctrlPr>
              </m:sSubPr>
              <m:e>
                <m:r>
                  <w:ins w:id="130" w:author="Richie" w:date="2017-03-03T02:28:00Z">
                    <w:rPr>
                      <w:rFonts w:ascii="Cambria Math" w:hAnsi="Cambria Math"/>
                    </w:rPr>
                    <m:t>2P</m:t>
                  </w:ins>
                </m:r>
              </m:e>
              <m:sub>
                <m:r>
                  <w:ins w:id="131" w:author="Richie" w:date="2017-03-03T02:28:00Z">
                    <w:rPr>
                      <w:rFonts w:ascii="Cambria Math" w:hAnsi="Cambria Math"/>
                    </w:rPr>
                    <m:t>2</m:t>
                  </w:ins>
                </m:r>
              </m:sub>
            </m:sSub>
          </m:num>
          <m:den>
            <m:r>
              <w:ins w:id="132" w:author="Richie" w:date="2017-03-03T02:28:00Z">
                <w:rPr>
                  <w:rFonts w:ascii="Cambria Math" w:hAnsi="Cambria Math"/>
                </w:rPr>
                <m:t>f</m:t>
              </w:ins>
            </m:r>
          </m:den>
        </m:f>
        <m:r>
          <w:ins w:id="133" w:author="Richie" w:date="2017-03-03T02:28:00Z">
            <w:rPr>
              <w:rFonts w:ascii="Cambria Math" w:hAnsi="Cambria Math"/>
            </w:rPr>
            <m:t>xy</m:t>
          </w:ins>
        </m:r>
        <m:d>
          <m:dPr>
            <m:ctrlPr>
              <w:ins w:id="134" w:author="Richie" w:date="2017-03-03T02:28:00Z">
                <w:rPr>
                  <w:rFonts w:ascii="Cambria Math" w:hAnsi="Cambria Math"/>
                  <w:i/>
                </w:rPr>
              </w:ins>
            </m:ctrlPr>
          </m:dPr>
          <m:e>
            <m:r>
              <w:ins w:id="135" w:author="Richie" w:date="2017-03-03T02:28:00Z">
                <w:rPr>
                  <w:rFonts w:ascii="Cambria Math" w:hAnsi="Cambria Math"/>
                </w:rPr>
                <m:t>1+</m:t>
              </w:ins>
            </m:r>
            <m:sSup>
              <m:sSupPr>
                <m:ctrlPr>
                  <w:ins w:id="136" w:author="Richie" w:date="2017-03-03T02:28:00Z">
                    <w:rPr>
                      <w:rFonts w:ascii="Cambria Math" w:hAnsi="Cambria Math"/>
                      <w:i/>
                    </w:rPr>
                  </w:ins>
                </m:ctrlPr>
              </m:sSupPr>
              <m:e>
                <m:f>
                  <m:fPr>
                    <m:ctrlPr>
                      <w:ins w:id="137" w:author="Richie" w:date="2017-03-03T02:28:00Z">
                        <w:rPr>
                          <w:rFonts w:ascii="Cambria Math" w:hAnsi="Cambria Math"/>
                          <w:i/>
                        </w:rPr>
                      </w:ins>
                    </m:ctrlPr>
                  </m:fPr>
                  <m:num>
                    <m:sSub>
                      <m:sSubPr>
                        <m:ctrlPr>
                          <w:ins w:id="138" w:author="Richie" w:date="2017-03-03T02:28:00Z">
                            <w:rPr>
                              <w:rFonts w:ascii="Cambria Math" w:hAnsi="Cambria Math"/>
                              <w:i/>
                            </w:rPr>
                          </w:ins>
                        </m:ctrlPr>
                      </m:sSubPr>
                      <m:e>
                        <m:r>
                          <w:ins w:id="139" w:author="Richie" w:date="2017-03-03T02:28:00Z">
                            <w:rPr>
                              <w:rFonts w:ascii="Cambria Math" w:hAnsi="Cambria Math"/>
                            </w:rPr>
                            <m:t>P</m:t>
                          </w:ins>
                        </m:r>
                      </m:e>
                      <m:sub>
                        <m:r>
                          <w:ins w:id="140" w:author="Richie" w:date="2017-03-03T02:28:00Z">
                            <w:rPr>
                              <w:rFonts w:ascii="Cambria Math" w:hAnsi="Cambria Math"/>
                            </w:rPr>
                            <m:t>3</m:t>
                          </w:ins>
                        </m:r>
                      </m:sub>
                    </m:sSub>
                  </m:num>
                  <m:den>
                    <m:sSup>
                      <m:sSupPr>
                        <m:ctrlPr>
                          <w:ins w:id="141" w:author="Richie" w:date="2017-03-03T02:28:00Z">
                            <w:rPr>
                              <w:rFonts w:ascii="Cambria Math" w:hAnsi="Cambria Math"/>
                              <w:i/>
                            </w:rPr>
                          </w:ins>
                        </m:ctrlPr>
                      </m:sSupPr>
                      <m:e>
                        <m:r>
                          <w:ins w:id="142" w:author="Richie" w:date="2017-03-03T02:28:00Z">
                            <w:rPr>
                              <w:rFonts w:ascii="Cambria Math" w:hAnsi="Cambria Math"/>
                            </w:rPr>
                            <m:t>f</m:t>
                          </w:ins>
                        </m:r>
                      </m:e>
                      <m:sup>
                        <m:r>
                          <w:ins w:id="143" w:author="Richie" w:date="2017-03-03T02:28:00Z">
                            <w:rPr>
                              <w:rFonts w:ascii="Cambria Math" w:hAnsi="Cambria Math"/>
                            </w:rPr>
                            <m:t>2</m:t>
                          </w:ins>
                        </m:r>
                      </m:sup>
                    </m:sSup>
                  </m:den>
                </m:f>
                <m:r>
                  <w:ins w:id="144" w:author="Richie" w:date="2017-03-03T02:28:00Z">
                    <w:rPr>
                      <w:rFonts w:ascii="Cambria Math" w:hAnsi="Cambria Math"/>
                    </w:rPr>
                    <m:t>r</m:t>
                  </w:ins>
                </m:r>
              </m:e>
              <m:sup>
                <m:r>
                  <w:ins w:id="145" w:author="Richie" w:date="2017-03-03T02:28:00Z">
                    <w:rPr>
                      <w:rFonts w:ascii="Cambria Math" w:hAnsi="Cambria Math"/>
                    </w:rPr>
                    <m:t>2</m:t>
                  </w:ins>
                </m:r>
              </m:sup>
            </m:sSup>
            <m:r>
              <w:ins w:id="146" w:author="Richie" w:date="2017-03-03T02:28:00Z">
                <w:rPr>
                  <w:rFonts w:ascii="Cambria Math" w:hAnsi="Cambria Math"/>
                </w:rPr>
                <m:t>+</m:t>
              </w:ins>
            </m:r>
            <m:sSup>
              <m:sSupPr>
                <m:ctrlPr>
                  <w:ins w:id="147" w:author="Richie" w:date="2017-03-03T02:28:00Z">
                    <w:rPr>
                      <w:rFonts w:ascii="Cambria Math" w:hAnsi="Cambria Math"/>
                      <w:i/>
                    </w:rPr>
                  </w:ins>
                </m:ctrlPr>
              </m:sSupPr>
              <m:e>
                <m:f>
                  <m:fPr>
                    <m:ctrlPr>
                      <w:ins w:id="148" w:author="Richie" w:date="2017-03-03T02:28:00Z">
                        <w:rPr>
                          <w:rFonts w:ascii="Cambria Math" w:hAnsi="Cambria Math"/>
                          <w:i/>
                        </w:rPr>
                      </w:ins>
                    </m:ctrlPr>
                  </m:fPr>
                  <m:num>
                    <m:sSub>
                      <m:sSubPr>
                        <m:ctrlPr>
                          <w:ins w:id="149" w:author="Richie" w:date="2017-03-03T02:28:00Z">
                            <w:rPr>
                              <w:rFonts w:ascii="Cambria Math" w:hAnsi="Cambria Math"/>
                              <w:i/>
                            </w:rPr>
                          </w:ins>
                        </m:ctrlPr>
                      </m:sSubPr>
                      <m:e>
                        <m:r>
                          <w:ins w:id="150" w:author="Richie" w:date="2017-03-03T02:28:00Z">
                            <w:rPr>
                              <w:rFonts w:ascii="Cambria Math" w:hAnsi="Cambria Math"/>
                            </w:rPr>
                            <m:t>P</m:t>
                          </w:ins>
                        </m:r>
                      </m:e>
                      <m:sub>
                        <m:r>
                          <w:ins w:id="151" w:author="Richie" w:date="2017-03-03T02:28:00Z">
                            <w:rPr>
                              <w:rFonts w:ascii="Cambria Math" w:hAnsi="Cambria Math"/>
                            </w:rPr>
                            <m:t>4</m:t>
                          </w:ins>
                        </m:r>
                      </m:sub>
                    </m:sSub>
                  </m:num>
                  <m:den>
                    <m:sSup>
                      <m:sSupPr>
                        <m:ctrlPr>
                          <w:ins w:id="152" w:author="Richie" w:date="2017-03-03T02:28:00Z">
                            <w:rPr>
                              <w:rFonts w:ascii="Cambria Math" w:hAnsi="Cambria Math"/>
                              <w:i/>
                            </w:rPr>
                          </w:ins>
                        </m:ctrlPr>
                      </m:sSupPr>
                      <m:e>
                        <m:r>
                          <w:ins w:id="153" w:author="Richie" w:date="2017-03-03T02:28:00Z">
                            <w:rPr>
                              <w:rFonts w:ascii="Cambria Math" w:hAnsi="Cambria Math"/>
                            </w:rPr>
                            <m:t>f</m:t>
                          </w:ins>
                        </m:r>
                      </m:e>
                      <m:sup>
                        <m:r>
                          <w:ins w:id="154" w:author="Richie" w:date="2017-03-03T02:28:00Z">
                            <w:rPr>
                              <w:rFonts w:ascii="Cambria Math" w:hAnsi="Cambria Math"/>
                            </w:rPr>
                            <m:t>4</m:t>
                          </w:ins>
                        </m:r>
                      </m:sup>
                    </m:sSup>
                  </m:den>
                </m:f>
                <m:r>
                  <w:ins w:id="155" w:author="Richie" w:date="2017-03-03T02:28:00Z">
                    <w:rPr>
                      <w:rFonts w:ascii="Cambria Math" w:hAnsi="Cambria Math"/>
                    </w:rPr>
                    <m:t>r</m:t>
                  </w:ins>
                </m:r>
              </m:e>
              <m:sup>
                <m:r>
                  <w:ins w:id="156" w:author="Richie" w:date="2017-03-03T02:28:00Z">
                    <w:rPr>
                      <w:rFonts w:ascii="Cambria Math" w:hAnsi="Cambria Math"/>
                    </w:rPr>
                    <m:t>4</m:t>
                  </w:ins>
                </m:r>
              </m:sup>
            </m:sSup>
          </m:e>
        </m:d>
      </m:oMath>
      <w:ins w:id="157" w:author="Richie" w:date="2017-03-03T02:28:00Z">
        <w:r>
          <w:rPr>
            <w:rFonts w:eastAsiaTheme="minorEastAsia"/>
          </w:rPr>
          <w:tab/>
        </w:r>
        <w:r>
          <w:rPr>
            <w:rFonts w:eastAsiaTheme="minorEastAsia"/>
          </w:rPr>
          <w:tab/>
          <w:t>(2)</w:t>
        </w:r>
      </w:ins>
    </w:p>
    <w:p w14:paraId="6080AAED" w14:textId="77777777" w:rsidR="002C73A8" w:rsidRDefault="002C73A8" w:rsidP="002C73A8">
      <w:pPr>
        <w:jc w:val="center"/>
        <w:rPr>
          <w:ins w:id="158" w:author="Richie" w:date="2017-03-03T02:28:00Z"/>
          <w:rFonts w:eastAsiaTheme="minorEastAsia"/>
        </w:rPr>
      </w:pPr>
      <m:oMath>
        <m:sSup>
          <m:sSupPr>
            <m:ctrlPr>
              <w:ins w:id="159" w:author="Richie" w:date="2017-03-03T02:28:00Z">
                <w:rPr>
                  <w:rFonts w:ascii="Cambria Math" w:hAnsi="Cambria Math"/>
                  <w:i/>
                </w:rPr>
              </w:ins>
            </m:ctrlPr>
          </m:sSupPr>
          <m:e>
            <m:r>
              <w:ins w:id="160" w:author="Richie" w:date="2017-03-03T02:28:00Z">
                <w:rPr>
                  <w:rFonts w:ascii="Cambria Math" w:hAnsi="Cambria Math"/>
                </w:rPr>
                <m:t>y</m:t>
              </w:ins>
            </m:r>
          </m:e>
          <m:sup>
            <m:r>
              <w:ins w:id="161" w:author="Richie" w:date="2017-03-03T02:28:00Z">
                <w:rPr>
                  <w:rFonts w:ascii="Cambria Math" w:hAnsi="Cambria Math"/>
                </w:rPr>
                <m:t>'</m:t>
              </w:ins>
            </m:r>
          </m:sup>
        </m:sSup>
        <m:r>
          <w:ins w:id="162" w:author="Richie" w:date="2017-03-03T02:28:00Z">
            <w:rPr>
              <w:rFonts w:ascii="Cambria Math" w:hAnsi="Cambria Math"/>
            </w:rPr>
            <m:t>=y</m:t>
          </w:ins>
        </m:r>
        <m:d>
          <m:dPr>
            <m:ctrlPr>
              <w:ins w:id="163" w:author="Richie" w:date="2017-03-03T02:28:00Z">
                <w:rPr>
                  <w:rFonts w:ascii="Cambria Math" w:hAnsi="Cambria Math"/>
                  <w:i/>
                </w:rPr>
              </w:ins>
            </m:ctrlPr>
          </m:dPr>
          <m:e>
            <m:r>
              <w:ins w:id="164" w:author="Richie" w:date="2017-03-03T02:28:00Z">
                <w:rPr>
                  <w:rFonts w:ascii="Cambria Math" w:hAnsi="Cambria Math"/>
                </w:rPr>
                <m:t>1+</m:t>
              </w:ins>
            </m:r>
            <m:f>
              <m:fPr>
                <m:ctrlPr>
                  <w:ins w:id="165" w:author="Richie" w:date="2017-03-03T02:28:00Z">
                    <w:rPr>
                      <w:rFonts w:ascii="Cambria Math" w:hAnsi="Cambria Math"/>
                      <w:i/>
                    </w:rPr>
                  </w:ins>
                </m:ctrlPr>
              </m:fPr>
              <m:num>
                <m:sSub>
                  <m:sSubPr>
                    <m:ctrlPr>
                      <w:ins w:id="166" w:author="Richie" w:date="2017-03-03T02:28:00Z">
                        <w:rPr>
                          <w:rFonts w:ascii="Cambria Math" w:hAnsi="Cambria Math"/>
                          <w:i/>
                        </w:rPr>
                      </w:ins>
                    </m:ctrlPr>
                  </m:sSubPr>
                  <m:e>
                    <m:r>
                      <w:ins w:id="167" w:author="Richie" w:date="2017-03-03T02:28:00Z">
                        <w:rPr>
                          <w:rFonts w:ascii="Cambria Math" w:hAnsi="Cambria Math"/>
                        </w:rPr>
                        <m:t>K</m:t>
                      </w:ins>
                    </m:r>
                  </m:e>
                  <m:sub>
                    <m:r>
                      <w:ins w:id="168" w:author="Richie" w:date="2017-03-03T02:28:00Z">
                        <w:rPr>
                          <w:rFonts w:ascii="Cambria Math" w:hAnsi="Cambria Math"/>
                        </w:rPr>
                        <m:t>1</m:t>
                      </w:ins>
                    </m:r>
                  </m:sub>
                </m:sSub>
              </m:num>
              <m:den>
                <m:sSup>
                  <m:sSupPr>
                    <m:ctrlPr>
                      <w:ins w:id="169" w:author="Richie" w:date="2017-03-03T02:28:00Z">
                        <w:rPr>
                          <w:rFonts w:ascii="Cambria Math" w:hAnsi="Cambria Math"/>
                          <w:i/>
                        </w:rPr>
                      </w:ins>
                    </m:ctrlPr>
                  </m:sSupPr>
                  <m:e>
                    <m:r>
                      <w:ins w:id="170" w:author="Richie" w:date="2017-03-03T02:28:00Z">
                        <w:rPr>
                          <w:rFonts w:ascii="Cambria Math" w:hAnsi="Cambria Math"/>
                        </w:rPr>
                        <m:t>f</m:t>
                      </w:ins>
                    </m:r>
                  </m:e>
                  <m:sup>
                    <m:r>
                      <w:ins w:id="171" w:author="Richie" w:date="2017-03-03T02:28:00Z">
                        <w:rPr>
                          <w:rFonts w:ascii="Cambria Math" w:hAnsi="Cambria Math"/>
                        </w:rPr>
                        <m:t>2</m:t>
                      </w:ins>
                    </m:r>
                  </m:sup>
                </m:sSup>
              </m:den>
            </m:f>
            <m:sSup>
              <m:sSupPr>
                <m:ctrlPr>
                  <w:ins w:id="172" w:author="Richie" w:date="2017-03-03T02:28:00Z">
                    <w:rPr>
                      <w:rFonts w:ascii="Cambria Math" w:hAnsi="Cambria Math"/>
                      <w:i/>
                    </w:rPr>
                  </w:ins>
                </m:ctrlPr>
              </m:sSupPr>
              <m:e>
                <m:r>
                  <w:ins w:id="173" w:author="Richie" w:date="2017-03-03T02:28:00Z">
                    <w:rPr>
                      <w:rFonts w:ascii="Cambria Math" w:hAnsi="Cambria Math"/>
                    </w:rPr>
                    <m:t>r</m:t>
                  </w:ins>
                </m:r>
              </m:e>
              <m:sup>
                <m:r>
                  <w:ins w:id="174" w:author="Richie" w:date="2017-03-03T02:28:00Z">
                    <w:rPr>
                      <w:rFonts w:ascii="Cambria Math" w:hAnsi="Cambria Math"/>
                    </w:rPr>
                    <m:t>2</m:t>
                  </w:ins>
                </m:r>
              </m:sup>
            </m:sSup>
            <m:r>
              <w:ins w:id="175" w:author="Richie" w:date="2017-03-03T02:28:00Z">
                <w:rPr>
                  <w:rFonts w:ascii="Cambria Math" w:hAnsi="Cambria Math"/>
                </w:rPr>
                <m:t>+</m:t>
              </w:ins>
            </m:r>
            <m:f>
              <m:fPr>
                <m:ctrlPr>
                  <w:ins w:id="176" w:author="Richie" w:date="2017-03-03T02:28:00Z">
                    <w:rPr>
                      <w:rFonts w:ascii="Cambria Math" w:hAnsi="Cambria Math"/>
                      <w:i/>
                    </w:rPr>
                  </w:ins>
                </m:ctrlPr>
              </m:fPr>
              <m:num>
                <m:sSub>
                  <m:sSubPr>
                    <m:ctrlPr>
                      <w:ins w:id="177" w:author="Richie" w:date="2017-03-03T02:28:00Z">
                        <w:rPr>
                          <w:rFonts w:ascii="Cambria Math" w:hAnsi="Cambria Math"/>
                          <w:i/>
                        </w:rPr>
                      </w:ins>
                    </m:ctrlPr>
                  </m:sSubPr>
                  <m:e>
                    <m:r>
                      <w:ins w:id="178" w:author="Richie" w:date="2017-03-03T02:28:00Z">
                        <w:rPr>
                          <w:rFonts w:ascii="Cambria Math" w:hAnsi="Cambria Math"/>
                        </w:rPr>
                        <m:t>K</m:t>
                      </w:ins>
                    </m:r>
                  </m:e>
                  <m:sub>
                    <m:r>
                      <w:ins w:id="179" w:author="Richie" w:date="2017-03-03T02:28:00Z">
                        <w:rPr>
                          <w:rFonts w:ascii="Cambria Math" w:hAnsi="Cambria Math"/>
                        </w:rPr>
                        <m:t>2</m:t>
                      </w:ins>
                    </m:r>
                  </m:sub>
                </m:sSub>
              </m:num>
              <m:den>
                <m:sSup>
                  <m:sSupPr>
                    <m:ctrlPr>
                      <w:ins w:id="180" w:author="Richie" w:date="2017-03-03T02:28:00Z">
                        <w:rPr>
                          <w:rFonts w:ascii="Cambria Math" w:hAnsi="Cambria Math"/>
                          <w:i/>
                        </w:rPr>
                      </w:ins>
                    </m:ctrlPr>
                  </m:sSupPr>
                  <m:e>
                    <m:r>
                      <w:ins w:id="181" w:author="Richie" w:date="2017-03-03T02:28:00Z">
                        <w:rPr>
                          <w:rFonts w:ascii="Cambria Math" w:hAnsi="Cambria Math"/>
                        </w:rPr>
                        <m:t>f</m:t>
                      </w:ins>
                    </m:r>
                  </m:e>
                  <m:sup>
                    <m:r>
                      <w:ins w:id="182" w:author="Richie" w:date="2017-03-03T02:28:00Z">
                        <w:rPr>
                          <w:rFonts w:ascii="Cambria Math" w:hAnsi="Cambria Math"/>
                        </w:rPr>
                        <m:t>4</m:t>
                      </w:ins>
                    </m:r>
                  </m:sup>
                </m:sSup>
              </m:den>
            </m:f>
            <m:sSup>
              <m:sSupPr>
                <m:ctrlPr>
                  <w:ins w:id="183" w:author="Richie" w:date="2017-03-03T02:28:00Z">
                    <w:rPr>
                      <w:rFonts w:ascii="Cambria Math" w:hAnsi="Cambria Math"/>
                      <w:i/>
                    </w:rPr>
                  </w:ins>
                </m:ctrlPr>
              </m:sSupPr>
              <m:e>
                <m:r>
                  <w:ins w:id="184" w:author="Richie" w:date="2017-03-03T02:28:00Z">
                    <w:rPr>
                      <w:rFonts w:ascii="Cambria Math" w:hAnsi="Cambria Math"/>
                    </w:rPr>
                    <m:t>r</m:t>
                  </w:ins>
                </m:r>
              </m:e>
              <m:sup>
                <m:r>
                  <w:ins w:id="185" w:author="Richie" w:date="2017-03-03T02:28:00Z">
                    <w:rPr>
                      <w:rFonts w:ascii="Cambria Math" w:hAnsi="Cambria Math"/>
                    </w:rPr>
                    <m:t>4</m:t>
                  </w:ins>
                </m:r>
              </m:sup>
            </m:sSup>
            <m:r>
              <w:ins w:id="186" w:author="Richie" w:date="2017-03-03T02:28:00Z">
                <w:rPr>
                  <w:rFonts w:ascii="Cambria Math" w:hAnsi="Cambria Math"/>
                </w:rPr>
                <m:t>+</m:t>
              </w:ins>
            </m:r>
            <m:f>
              <m:fPr>
                <m:ctrlPr>
                  <w:ins w:id="187" w:author="Richie" w:date="2017-03-03T02:28:00Z">
                    <w:rPr>
                      <w:rFonts w:ascii="Cambria Math" w:hAnsi="Cambria Math"/>
                      <w:i/>
                    </w:rPr>
                  </w:ins>
                </m:ctrlPr>
              </m:fPr>
              <m:num>
                <m:sSub>
                  <m:sSubPr>
                    <m:ctrlPr>
                      <w:ins w:id="188" w:author="Richie" w:date="2017-03-03T02:28:00Z">
                        <w:rPr>
                          <w:rFonts w:ascii="Cambria Math" w:hAnsi="Cambria Math"/>
                          <w:i/>
                        </w:rPr>
                      </w:ins>
                    </m:ctrlPr>
                  </m:sSubPr>
                  <m:e>
                    <m:r>
                      <w:ins w:id="189" w:author="Richie" w:date="2017-03-03T02:28:00Z">
                        <w:rPr>
                          <w:rFonts w:ascii="Cambria Math" w:hAnsi="Cambria Math"/>
                        </w:rPr>
                        <m:t>K</m:t>
                      </w:ins>
                    </m:r>
                  </m:e>
                  <m:sub>
                    <m:r>
                      <w:ins w:id="190" w:author="Richie" w:date="2017-03-03T02:28:00Z">
                        <w:rPr>
                          <w:rFonts w:ascii="Cambria Math" w:hAnsi="Cambria Math"/>
                        </w:rPr>
                        <m:t>3</m:t>
                      </w:ins>
                    </m:r>
                  </m:sub>
                </m:sSub>
              </m:num>
              <m:den>
                <m:sSup>
                  <m:sSupPr>
                    <m:ctrlPr>
                      <w:ins w:id="191" w:author="Richie" w:date="2017-03-03T02:28:00Z">
                        <w:rPr>
                          <w:rFonts w:ascii="Cambria Math" w:hAnsi="Cambria Math"/>
                          <w:i/>
                        </w:rPr>
                      </w:ins>
                    </m:ctrlPr>
                  </m:sSupPr>
                  <m:e>
                    <m:r>
                      <w:ins w:id="192" w:author="Richie" w:date="2017-03-03T02:28:00Z">
                        <w:rPr>
                          <w:rFonts w:ascii="Cambria Math" w:hAnsi="Cambria Math"/>
                        </w:rPr>
                        <m:t>f</m:t>
                      </w:ins>
                    </m:r>
                  </m:e>
                  <m:sup>
                    <m:r>
                      <w:ins w:id="193" w:author="Richie" w:date="2017-03-03T02:28:00Z">
                        <w:rPr>
                          <w:rFonts w:ascii="Cambria Math" w:hAnsi="Cambria Math"/>
                        </w:rPr>
                        <m:t>6</m:t>
                      </w:ins>
                    </m:r>
                  </m:sup>
                </m:sSup>
              </m:den>
            </m:f>
            <m:sSup>
              <m:sSupPr>
                <m:ctrlPr>
                  <w:ins w:id="194" w:author="Richie" w:date="2017-03-03T02:28:00Z">
                    <w:rPr>
                      <w:rFonts w:ascii="Cambria Math" w:hAnsi="Cambria Math"/>
                      <w:i/>
                    </w:rPr>
                  </w:ins>
                </m:ctrlPr>
              </m:sSupPr>
              <m:e>
                <m:r>
                  <w:ins w:id="195" w:author="Richie" w:date="2017-03-03T02:28:00Z">
                    <w:rPr>
                      <w:rFonts w:ascii="Cambria Math" w:hAnsi="Cambria Math"/>
                    </w:rPr>
                    <m:t>r</m:t>
                  </w:ins>
                </m:r>
              </m:e>
              <m:sup>
                <m:r>
                  <w:ins w:id="196" w:author="Richie" w:date="2017-03-03T02:28:00Z">
                    <w:rPr>
                      <w:rFonts w:ascii="Cambria Math" w:hAnsi="Cambria Math"/>
                    </w:rPr>
                    <m:t>6</m:t>
                  </w:ins>
                </m:r>
              </m:sup>
            </m:sSup>
            <m:r>
              <w:ins w:id="197" w:author="Richie" w:date="2017-03-03T02:28:00Z">
                <w:rPr>
                  <w:rFonts w:ascii="Cambria Math" w:hAnsi="Cambria Math"/>
                </w:rPr>
                <m:t>+</m:t>
              </w:ins>
            </m:r>
            <m:f>
              <m:fPr>
                <m:ctrlPr>
                  <w:ins w:id="198" w:author="Richie" w:date="2017-03-03T02:28:00Z">
                    <w:rPr>
                      <w:rFonts w:ascii="Cambria Math" w:hAnsi="Cambria Math"/>
                      <w:i/>
                    </w:rPr>
                  </w:ins>
                </m:ctrlPr>
              </m:fPr>
              <m:num>
                <m:sSub>
                  <m:sSubPr>
                    <m:ctrlPr>
                      <w:ins w:id="199" w:author="Richie" w:date="2017-03-03T02:28:00Z">
                        <w:rPr>
                          <w:rFonts w:ascii="Cambria Math" w:hAnsi="Cambria Math"/>
                          <w:i/>
                        </w:rPr>
                      </w:ins>
                    </m:ctrlPr>
                  </m:sSubPr>
                  <m:e>
                    <m:r>
                      <w:ins w:id="200" w:author="Richie" w:date="2017-03-03T02:28:00Z">
                        <w:rPr>
                          <w:rFonts w:ascii="Cambria Math" w:hAnsi="Cambria Math"/>
                        </w:rPr>
                        <m:t>K</m:t>
                      </w:ins>
                    </m:r>
                  </m:e>
                  <m:sub>
                    <m:r>
                      <w:ins w:id="201" w:author="Richie" w:date="2017-03-03T02:28:00Z">
                        <w:rPr>
                          <w:rFonts w:ascii="Cambria Math" w:hAnsi="Cambria Math"/>
                        </w:rPr>
                        <m:t>4</m:t>
                      </w:ins>
                    </m:r>
                  </m:sub>
                </m:sSub>
              </m:num>
              <m:den>
                <m:sSup>
                  <m:sSupPr>
                    <m:ctrlPr>
                      <w:ins w:id="202" w:author="Richie" w:date="2017-03-03T02:28:00Z">
                        <w:rPr>
                          <w:rFonts w:ascii="Cambria Math" w:hAnsi="Cambria Math"/>
                          <w:i/>
                        </w:rPr>
                      </w:ins>
                    </m:ctrlPr>
                  </m:sSupPr>
                  <m:e>
                    <m:r>
                      <w:ins w:id="203" w:author="Richie" w:date="2017-03-03T02:28:00Z">
                        <w:rPr>
                          <w:rFonts w:ascii="Cambria Math" w:hAnsi="Cambria Math"/>
                        </w:rPr>
                        <m:t>f</m:t>
                      </w:ins>
                    </m:r>
                  </m:e>
                  <m:sup>
                    <m:r>
                      <w:ins w:id="204" w:author="Richie" w:date="2017-03-03T02:28:00Z">
                        <w:rPr>
                          <w:rFonts w:ascii="Cambria Math" w:hAnsi="Cambria Math"/>
                        </w:rPr>
                        <m:t>8</m:t>
                      </w:ins>
                    </m:r>
                  </m:sup>
                </m:sSup>
              </m:den>
            </m:f>
            <m:sSup>
              <m:sSupPr>
                <m:ctrlPr>
                  <w:ins w:id="205" w:author="Richie" w:date="2017-03-03T02:28:00Z">
                    <w:rPr>
                      <w:rFonts w:ascii="Cambria Math" w:hAnsi="Cambria Math"/>
                      <w:i/>
                    </w:rPr>
                  </w:ins>
                </m:ctrlPr>
              </m:sSupPr>
              <m:e>
                <m:r>
                  <w:ins w:id="206" w:author="Richie" w:date="2017-03-03T02:28:00Z">
                    <w:rPr>
                      <w:rFonts w:ascii="Cambria Math" w:hAnsi="Cambria Math"/>
                    </w:rPr>
                    <m:t>r</m:t>
                  </w:ins>
                </m:r>
              </m:e>
              <m:sup>
                <m:r>
                  <w:ins w:id="207" w:author="Richie" w:date="2017-03-03T02:28:00Z">
                    <w:rPr>
                      <w:rFonts w:ascii="Cambria Math" w:hAnsi="Cambria Math"/>
                    </w:rPr>
                    <m:t>8</m:t>
                  </w:ins>
                </m:r>
              </m:sup>
            </m:sSup>
          </m:e>
        </m:d>
        <m:r>
          <w:ins w:id="208" w:author="Richie" w:date="2017-03-03T02:28:00Z">
            <w:rPr>
              <w:rFonts w:ascii="Cambria Math" w:hAnsi="Cambria Math"/>
            </w:rPr>
            <m:t>+</m:t>
          </w:ins>
        </m:r>
        <m:f>
          <m:fPr>
            <m:ctrlPr>
              <w:ins w:id="209" w:author="Richie" w:date="2017-03-03T02:28:00Z">
                <w:rPr>
                  <w:rFonts w:ascii="Cambria Math" w:hAnsi="Cambria Math"/>
                  <w:i/>
                </w:rPr>
              </w:ins>
            </m:ctrlPr>
          </m:fPr>
          <m:num>
            <m:sSub>
              <m:sSubPr>
                <m:ctrlPr>
                  <w:ins w:id="210" w:author="Richie" w:date="2017-03-03T02:28:00Z">
                    <w:rPr>
                      <w:rFonts w:ascii="Cambria Math" w:hAnsi="Cambria Math"/>
                      <w:i/>
                    </w:rPr>
                  </w:ins>
                </m:ctrlPr>
              </m:sSubPr>
              <m:e>
                <m:r>
                  <w:ins w:id="211" w:author="Richie" w:date="2017-03-03T02:28:00Z">
                    <w:rPr>
                      <w:rFonts w:ascii="Cambria Math" w:hAnsi="Cambria Math"/>
                    </w:rPr>
                    <m:t>P</m:t>
                  </w:ins>
                </m:r>
              </m:e>
              <m:sub>
                <m:r>
                  <w:ins w:id="212" w:author="Richie" w:date="2017-03-03T02:28:00Z">
                    <w:rPr>
                      <w:rFonts w:ascii="Cambria Math" w:hAnsi="Cambria Math"/>
                    </w:rPr>
                    <m:t>2</m:t>
                  </w:ins>
                </m:r>
              </m:sub>
            </m:sSub>
          </m:num>
          <m:den>
            <m:r>
              <w:ins w:id="213" w:author="Richie" w:date="2017-03-03T02:28:00Z">
                <w:rPr>
                  <w:rFonts w:ascii="Cambria Math" w:hAnsi="Cambria Math"/>
                </w:rPr>
                <m:t>f</m:t>
              </w:ins>
            </m:r>
          </m:den>
        </m:f>
        <m:d>
          <m:dPr>
            <m:ctrlPr>
              <w:ins w:id="214" w:author="Richie" w:date="2017-03-03T02:28:00Z">
                <w:rPr>
                  <w:rFonts w:ascii="Cambria Math" w:hAnsi="Cambria Math"/>
                  <w:i/>
                </w:rPr>
              </w:ins>
            </m:ctrlPr>
          </m:dPr>
          <m:e>
            <m:sSup>
              <m:sSupPr>
                <m:ctrlPr>
                  <w:ins w:id="215" w:author="Richie" w:date="2017-03-03T02:28:00Z">
                    <w:rPr>
                      <w:rFonts w:ascii="Cambria Math" w:hAnsi="Cambria Math"/>
                      <w:i/>
                    </w:rPr>
                  </w:ins>
                </m:ctrlPr>
              </m:sSupPr>
              <m:e>
                <m:r>
                  <w:ins w:id="216" w:author="Richie" w:date="2017-03-03T02:28:00Z">
                    <w:rPr>
                      <w:rFonts w:ascii="Cambria Math" w:hAnsi="Cambria Math"/>
                    </w:rPr>
                    <m:t>r</m:t>
                  </w:ins>
                </m:r>
              </m:e>
              <m:sup>
                <m:r>
                  <w:ins w:id="217" w:author="Richie" w:date="2017-03-03T02:28:00Z">
                    <w:rPr>
                      <w:rFonts w:ascii="Cambria Math" w:hAnsi="Cambria Math"/>
                    </w:rPr>
                    <m:t>2</m:t>
                  </w:ins>
                </m:r>
              </m:sup>
            </m:sSup>
            <m:r>
              <w:ins w:id="218" w:author="Richie" w:date="2017-03-03T02:28:00Z">
                <w:rPr>
                  <w:rFonts w:ascii="Cambria Math" w:hAnsi="Cambria Math"/>
                </w:rPr>
                <m:t>+2</m:t>
              </w:ins>
            </m:r>
            <m:sSup>
              <m:sSupPr>
                <m:ctrlPr>
                  <w:ins w:id="219" w:author="Richie" w:date="2017-03-03T02:28:00Z">
                    <w:rPr>
                      <w:rFonts w:ascii="Cambria Math" w:hAnsi="Cambria Math"/>
                      <w:i/>
                    </w:rPr>
                  </w:ins>
                </m:ctrlPr>
              </m:sSupPr>
              <m:e>
                <m:r>
                  <w:ins w:id="220" w:author="Richie" w:date="2017-03-03T02:28:00Z">
                    <w:rPr>
                      <w:rFonts w:ascii="Cambria Math" w:hAnsi="Cambria Math"/>
                    </w:rPr>
                    <m:t>y</m:t>
                  </w:ins>
                </m:r>
              </m:e>
              <m:sup>
                <m:r>
                  <w:ins w:id="221" w:author="Richie" w:date="2017-03-03T02:28:00Z">
                    <w:rPr>
                      <w:rFonts w:ascii="Cambria Math" w:hAnsi="Cambria Math"/>
                    </w:rPr>
                    <m:t>2</m:t>
                  </w:ins>
                </m:r>
              </m:sup>
            </m:sSup>
          </m:e>
        </m:d>
        <m:r>
          <w:ins w:id="222" w:author="Richie" w:date="2017-03-03T02:28:00Z">
            <w:rPr>
              <w:rFonts w:ascii="Cambria Math" w:hAnsi="Cambria Math"/>
            </w:rPr>
            <m:t>+</m:t>
          </w:ins>
        </m:r>
        <m:f>
          <m:fPr>
            <m:ctrlPr>
              <w:ins w:id="223" w:author="Richie" w:date="2017-03-03T02:28:00Z">
                <w:rPr>
                  <w:rFonts w:ascii="Cambria Math" w:hAnsi="Cambria Math"/>
                  <w:i/>
                </w:rPr>
              </w:ins>
            </m:ctrlPr>
          </m:fPr>
          <m:num>
            <m:sSub>
              <m:sSubPr>
                <m:ctrlPr>
                  <w:ins w:id="224" w:author="Richie" w:date="2017-03-03T02:28:00Z">
                    <w:rPr>
                      <w:rFonts w:ascii="Cambria Math" w:hAnsi="Cambria Math"/>
                      <w:i/>
                    </w:rPr>
                  </w:ins>
                </m:ctrlPr>
              </m:sSubPr>
              <m:e>
                <m:r>
                  <w:ins w:id="225" w:author="Richie" w:date="2017-03-03T02:28:00Z">
                    <w:rPr>
                      <w:rFonts w:ascii="Cambria Math" w:hAnsi="Cambria Math"/>
                    </w:rPr>
                    <m:t>2P</m:t>
                  </w:ins>
                </m:r>
              </m:e>
              <m:sub>
                <m:r>
                  <w:ins w:id="226" w:author="Richie" w:date="2017-03-03T02:28:00Z">
                    <w:rPr>
                      <w:rFonts w:ascii="Cambria Math" w:hAnsi="Cambria Math"/>
                    </w:rPr>
                    <m:t>1</m:t>
                  </w:ins>
                </m:r>
              </m:sub>
            </m:sSub>
          </m:num>
          <m:den>
            <m:r>
              <w:ins w:id="227" w:author="Richie" w:date="2017-03-03T02:28:00Z">
                <w:rPr>
                  <w:rFonts w:ascii="Cambria Math" w:hAnsi="Cambria Math"/>
                </w:rPr>
                <m:t>f</m:t>
              </w:ins>
            </m:r>
          </m:den>
        </m:f>
        <m:r>
          <w:ins w:id="228" w:author="Richie" w:date="2017-03-03T02:28:00Z">
            <w:rPr>
              <w:rFonts w:ascii="Cambria Math" w:hAnsi="Cambria Math"/>
            </w:rPr>
            <m:t>xy</m:t>
          </w:ins>
        </m:r>
        <m:d>
          <m:dPr>
            <m:ctrlPr>
              <w:ins w:id="229" w:author="Richie" w:date="2017-03-03T02:28:00Z">
                <w:rPr>
                  <w:rFonts w:ascii="Cambria Math" w:hAnsi="Cambria Math"/>
                  <w:i/>
                </w:rPr>
              </w:ins>
            </m:ctrlPr>
          </m:dPr>
          <m:e>
            <m:r>
              <w:ins w:id="230" w:author="Richie" w:date="2017-03-03T02:28:00Z">
                <w:rPr>
                  <w:rFonts w:ascii="Cambria Math" w:hAnsi="Cambria Math"/>
                </w:rPr>
                <m:t>1+</m:t>
              </w:ins>
            </m:r>
            <m:sSup>
              <m:sSupPr>
                <m:ctrlPr>
                  <w:ins w:id="231" w:author="Richie" w:date="2017-03-03T02:28:00Z">
                    <w:rPr>
                      <w:rFonts w:ascii="Cambria Math" w:hAnsi="Cambria Math"/>
                      <w:i/>
                    </w:rPr>
                  </w:ins>
                </m:ctrlPr>
              </m:sSupPr>
              <m:e>
                <m:f>
                  <m:fPr>
                    <m:ctrlPr>
                      <w:ins w:id="232" w:author="Richie" w:date="2017-03-03T02:28:00Z">
                        <w:rPr>
                          <w:rFonts w:ascii="Cambria Math" w:hAnsi="Cambria Math"/>
                          <w:i/>
                        </w:rPr>
                      </w:ins>
                    </m:ctrlPr>
                  </m:fPr>
                  <m:num>
                    <m:sSub>
                      <m:sSubPr>
                        <m:ctrlPr>
                          <w:ins w:id="233" w:author="Richie" w:date="2017-03-03T02:28:00Z">
                            <w:rPr>
                              <w:rFonts w:ascii="Cambria Math" w:hAnsi="Cambria Math"/>
                              <w:i/>
                            </w:rPr>
                          </w:ins>
                        </m:ctrlPr>
                      </m:sSubPr>
                      <m:e>
                        <m:r>
                          <w:ins w:id="234" w:author="Richie" w:date="2017-03-03T02:28:00Z">
                            <w:rPr>
                              <w:rFonts w:ascii="Cambria Math" w:hAnsi="Cambria Math"/>
                            </w:rPr>
                            <m:t>P</m:t>
                          </w:ins>
                        </m:r>
                      </m:e>
                      <m:sub>
                        <m:r>
                          <w:ins w:id="235" w:author="Richie" w:date="2017-03-03T02:28:00Z">
                            <w:rPr>
                              <w:rFonts w:ascii="Cambria Math" w:hAnsi="Cambria Math"/>
                            </w:rPr>
                            <m:t>3</m:t>
                          </w:ins>
                        </m:r>
                      </m:sub>
                    </m:sSub>
                  </m:num>
                  <m:den>
                    <m:sSup>
                      <m:sSupPr>
                        <m:ctrlPr>
                          <w:ins w:id="236" w:author="Richie" w:date="2017-03-03T02:28:00Z">
                            <w:rPr>
                              <w:rFonts w:ascii="Cambria Math" w:hAnsi="Cambria Math"/>
                              <w:i/>
                            </w:rPr>
                          </w:ins>
                        </m:ctrlPr>
                      </m:sSupPr>
                      <m:e>
                        <m:r>
                          <w:ins w:id="237" w:author="Richie" w:date="2017-03-03T02:28:00Z">
                            <w:rPr>
                              <w:rFonts w:ascii="Cambria Math" w:hAnsi="Cambria Math"/>
                            </w:rPr>
                            <m:t>f</m:t>
                          </w:ins>
                        </m:r>
                      </m:e>
                      <m:sup>
                        <m:r>
                          <w:ins w:id="238" w:author="Richie" w:date="2017-03-03T02:28:00Z">
                            <w:rPr>
                              <w:rFonts w:ascii="Cambria Math" w:hAnsi="Cambria Math"/>
                            </w:rPr>
                            <m:t>2</m:t>
                          </w:ins>
                        </m:r>
                      </m:sup>
                    </m:sSup>
                  </m:den>
                </m:f>
                <m:r>
                  <w:ins w:id="239" w:author="Richie" w:date="2017-03-03T02:28:00Z">
                    <w:rPr>
                      <w:rFonts w:ascii="Cambria Math" w:hAnsi="Cambria Math"/>
                    </w:rPr>
                    <m:t>r</m:t>
                  </w:ins>
                </m:r>
              </m:e>
              <m:sup>
                <m:r>
                  <w:ins w:id="240" w:author="Richie" w:date="2017-03-03T02:28:00Z">
                    <w:rPr>
                      <w:rFonts w:ascii="Cambria Math" w:hAnsi="Cambria Math"/>
                    </w:rPr>
                    <m:t>2</m:t>
                  </w:ins>
                </m:r>
              </m:sup>
            </m:sSup>
            <m:r>
              <w:ins w:id="241" w:author="Richie" w:date="2017-03-03T02:28:00Z">
                <w:rPr>
                  <w:rFonts w:ascii="Cambria Math" w:hAnsi="Cambria Math"/>
                </w:rPr>
                <m:t>+</m:t>
              </w:ins>
            </m:r>
            <m:sSup>
              <m:sSupPr>
                <m:ctrlPr>
                  <w:ins w:id="242" w:author="Richie" w:date="2017-03-03T02:28:00Z">
                    <w:rPr>
                      <w:rFonts w:ascii="Cambria Math" w:hAnsi="Cambria Math"/>
                      <w:i/>
                    </w:rPr>
                  </w:ins>
                </m:ctrlPr>
              </m:sSupPr>
              <m:e>
                <m:f>
                  <m:fPr>
                    <m:ctrlPr>
                      <w:ins w:id="243" w:author="Richie" w:date="2017-03-03T02:28:00Z">
                        <w:rPr>
                          <w:rFonts w:ascii="Cambria Math" w:hAnsi="Cambria Math"/>
                          <w:i/>
                        </w:rPr>
                      </w:ins>
                    </m:ctrlPr>
                  </m:fPr>
                  <m:num>
                    <m:sSub>
                      <m:sSubPr>
                        <m:ctrlPr>
                          <w:ins w:id="244" w:author="Richie" w:date="2017-03-03T02:28:00Z">
                            <w:rPr>
                              <w:rFonts w:ascii="Cambria Math" w:hAnsi="Cambria Math"/>
                              <w:i/>
                            </w:rPr>
                          </w:ins>
                        </m:ctrlPr>
                      </m:sSubPr>
                      <m:e>
                        <m:r>
                          <w:ins w:id="245" w:author="Richie" w:date="2017-03-03T02:28:00Z">
                            <w:rPr>
                              <w:rFonts w:ascii="Cambria Math" w:hAnsi="Cambria Math"/>
                            </w:rPr>
                            <m:t>P</m:t>
                          </w:ins>
                        </m:r>
                      </m:e>
                      <m:sub>
                        <m:r>
                          <w:ins w:id="246" w:author="Richie" w:date="2017-03-03T02:28:00Z">
                            <w:rPr>
                              <w:rFonts w:ascii="Cambria Math" w:hAnsi="Cambria Math"/>
                            </w:rPr>
                            <m:t>4</m:t>
                          </w:ins>
                        </m:r>
                      </m:sub>
                    </m:sSub>
                  </m:num>
                  <m:den>
                    <m:sSup>
                      <m:sSupPr>
                        <m:ctrlPr>
                          <w:ins w:id="247" w:author="Richie" w:date="2017-03-03T02:28:00Z">
                            <w:rPr>
                              <w:rFonts w:ascii="Cambria Math" w:hAnsi="Cambria Math"/>
                              <w:i/>
                            </w:rPr>
                          </w:ins>
                        </m:ctrlPr>
                      </m:sSupPr>
                      <m:e>
                        <m:r>
                          <w:ins w:id="248" w:author="Richie" w:date="2017-03-03T02:28:00Z">
                            <w:rPr>
                              <w:rFonts w:ascii="Cambria Math" w:hAnsi="Cambria Math"/>
                            </w:rPr>
                            <m:t>f</m:t>
                          </w:ins>
                        </m:r>
                      </m:e>
                      <m:sup>
                        <m:r>
                          <w:ins w:id="249" w:author="Richie" w:date="2017-03-03T02:28:00Z">
                            <w:rPr>
                              <w:rFonts w:ascii="Cambria Math" w:hAnsi="Cambria Math"/>
                            </w:rPr>
                            <m:t>4</m:t>
                          </w:ins>
                        </m:r>
                      </m:sup>
                    </m:sSup>
                  </m:den>
                </m:f>
                <m:r>
                  <w:ins w:id="250" w:author="Richie" w:date="2017-03-03T02:28:00Z">
                    <w:rPr>
                      <w:rFonts w:ascii="Cambria Math" w:hAnsi="Cambria Math"/>
                    </w:rPr>
                    <m:t>r</m:t>
                  </w:ins>
                </m:r>
              </m:e>
              <m:sup>
                <m:r>
                  <w:ins w:id="251" w:author="Richie" w:date="2017-03-03T02:28:00Z">
                    <w:rPr>
                      <w:rFonts w:ascii="Cambria Math" w:hAnsi="Cambria Math"/>
                    </w:rPr>
                    <m:t>4</m:t>
                  </w:ins>
                </m:r>
              </m:sup>
            </m:sSup>
          </m:e>
        </m:d>
      </m:oMath>
      <w:ins w:id="252" w:author="Richie" w:date="2017-03-03T02:28:00Z">
        <w:r>
          <w:rPr>
            <w:rFonts w:eastAsiaTheme="minorEastAsia"/>
          </w:rPr>
          <w:tab/>
        </w:r>
        <w:r>
          <w:rPr>
            <w:rFonts w:eastAsiaTheme="minorEastAsia"/>
          </w:rPr>
          <w:tab/>
          <w:t>(3)</w:t>
        </w:r>
      </w:ins>
    </w:p>
    <w:p w14:paraId="432A367D" w14:textId="77777777" w:rsidR="002C73A8" w:rsidRDefault="002C73A8" w:rsidP="002C73A8">
      <w:pPr>
        <w:ind w:firstLine="2700"/>
        <w:jc w:val="center"/>
        <w:rPr>
          <w:ins w:id="253" w:author="Richie" w:date="2017-03-03T02:28:00Z"/>
          <w:rFonts w:eastAsiaTheme="minorEastAsia"/>
        </w:rPr>
      </w:pPr>
      <m:oMath>
        <m:sSub>
          <m:sSubPr>
            <m:ctrlPr>
              <w:ins w:id="254" w:author="Richie" w:date="2017-03-03T02:28:00Z">
                <w:rPr>
                  <w:rFonts w:ascii="Cambria Math" w:hAnsi="Cambria Math"/>
                  <w:i/>
                </w:rPr>
              </w:ins>
            </m:ctrlPr>
          </m:sSubPr>
          <m:e>
            <m:r>
              <w:ins w:id="255" w:author="Richie" w:date="2017-03-03T02:28:00Z">
                <w:rPr>
                  <w:rFonts w:ascii="Cambria Math" w:hAnsi="Cambria Math"/>
                </w:rPr>
                <m:t>I</m:t>
              </w:ins>
            </m:r>
          </m:e>
          <m:sub>
            <m:r>
              <w:ins w:id="256" w:author="Richie" w:date="2017-03-03T02:28:00Z">
                <w:rPr>
                  <w:rFonts w:ascii="Cambria Math" w:hAnsi="Cambria Math"/>
                </w:rPr>
                <m:t>corr</m:t>
              </w:ins>
            </m:r>
          </m:sub>
        </m:sSub>
        <m:r>
          <w:ins w:id="257" w:author="Richie" w:date="2017-03-03T02:28:00Z">
            <w:rPr>
              <w:rFonts w:ascii="Cambria Math" w:hAnsi="Cambria Math"/>
            </w:rPr>
            <m:t>=</m:t>
          </w:ins>
        </m:r>
        <m:sSub>
          <m:sSubPr>
            <m:ctrlPr>
              <w:ins w:id="258" w:author="Richie" w:date="2017-03-03T02:28:00Z">
                <w:rPr>
                  <w:rFonts w:ascii="Cambria Math" w:hAnsi="Cambria Math"/>
                  <w:i/>
                </w:rPr>
              </w:ins>
            </m:ctrlPr>
          </m:sSubPr>
          <m:e>
            <m:r>
              <w:ins w:id="259" w:author="Richie" w:date="2017-03-03T02:28:00Z">
                <w:rPr>
                  <w:rFonts w:ascii="Cambria Math" w:hAnsi="Cambria Math"/>
                </w:rPr>
                <m:t>I</m:t>
              </w:ins>
            </m:r>
          </m:e>
          <m:sub>
            <m:r>
              <w:ins w:id="260" w:author="Richie" w:date="2017-03-03T02:28:00Z">
                <w:rPr>
                  <w:rFonts w:ascii="Cambria Math" w:hAnsi="Cambria Math"/>
                </w:rPr>
                <m:t>raw</m:t>
              </w:ins>
            </m:r>
          </m:sub>
        </m:sSub>
        <m:r>
          <w:ins w:id="261" w:author="Richie" w:date="2017-03-03T02:28:00Z">
            <w:rPr>
              <w:rFonts w:ascii="Cambria Math" w:hAnsi="Cambria Math"/>
            </w:rPr>
            <m:t>+</m:t>
          </w:ins>
        </m:r>
        <m:sSub>
          <m:sSubPr>
            <m:ctrlPr>
              <w:ins w:id="262" w:author="Richie" w:date="2017-03-03T02:28:00Z">
                <w:rPr>
                  <w:rFonts w:ascii="Cambria Math" w:hAnsi="Cambria Math"/>
                  <w:i/>
                </w:rPr>
              </w:ins>
            </m:ctrlPr>
          </m:sSubPr>
          <m:e>
            <m:r>
              <w:ins w:id="263" w:author="Richie" w:date="2017-03-03T02:28:00Z">
                <w:rPr>
                  <w:rFonts w:ascii="Cambria Math" w:hAnsi="Cambria Math"/>
                </w:rPr>
                <m:t>v</m:t>
              </w:ins>
            </m:r>
          </m:e>
          <m:sub>
            <m:r>
              <w:ins w:id="264" w:author="Richie" w:date="2017-03-03T02:28:00Z">
                <w:rPr>
                  <w:rFonts w:ascii="Cambria Math" w:hAnsi="Cambria Math"/>
                </w:rPr>
                <m:t>1</m:t>
              </w:ins>
            </m:r>
          </m:sub>
        </m:sSub>
        <m:r>
          <w:ins w:id="265" w:author="Richie" w:date="2017-03-03T02:28:00Z">
            <w:rPr>
              <w:rFonts w:ascii="Cambria Math" w:hAnsi="Cambria Math"/>
            </w:rPr>
            <m:t>+</m:t>
          </w:ins>
        </m:r>
        <m:sSub>
          <m:sSubPr>
            <m:ctrlPr>
              <w:ins w:id="266" w:author="Richie" w:date="2017-03-03T02:28:00Z">
                <w:rPr>
                  <w:rFonts w:ascii="Cambria Math" w:hAnsi="Cambria Math"/>
                  <w:i/>
                </w:rPr>
              </w:ins>
            </m:ctrlPr>
          </m:sSubPr>
          <m:e>
            <m:r>
              <w:ins w:id="267" w:author="Richie" w:date="2017-03-03T02:28:00Z">
                <w:rPr>
                  <w:rFonts w:ascii="Cambria Math" w:hAnsi="Cambria Math"/>
                </w:rPr>
                <m:t>v</m:t>
              </w:ins>
            </m:r>
          </m:e>
          <m:sub>
            <m:r>
              <w:ins w:id="268" w:author="Richie" w:date="2017-03-03T02:28:00Z">
                <w:rPr>
                  <w:rFonts w:ascii="Cambria Math" w:hAnsi="Cambria Math"/>
                </w:rPr>
                <m:t>2</m:t>
              </w:ins>
            </m:r>
          </m:sub>
        </m:sSub>
        <m:r>
          <w:ins w:id="269" w:author="Richie" w:date="2017-03-03T02:28:00Z">
            <w:rPr>
              <w:rFonts w:ascii="Cambria Math" w:hAnsi="Cambria Math"/>
            </w:rPr>
            <m:t>r+</m:t>
          </w:ins>
        </m:r>
        <m:sSub>
          <m:sSubPr>
            <m:ctrlPr>
              <w:ins w:id="270" w:author="Richie" w:date="2017-03-03T02:28:00Z">
                <w:rPr>
                  <w:rFonts w:ascii="Cambria Math" w:hAnsi="Cambria Math"/>
                  <w:i/>
                </w:rPr>
              </w:ins>
            </m:ctrlPr>
          </m:sSubPr>
          <m:e>
            <m:r>
              <w:ins w:id="271" w:author="Richie" w:date="2017-03-03T02:28:00Z">
                <w:rPr>
                  <w:rFonts w:ascii="Cambria Math" w:hAnsi="Cambria Math"/>
                </w:rPr>
                <m:t>v</m:t>
              </w:ins>
            </m:r>
          </m:e>
          <m:sub>
            <m:r>
              <w:ins w:id="272" w:author="Richie" w:date="2017-03-03T02:28:00Z">
                <w:rPr>
                  <w:rFonts w:ascii="Cambria Math" w:hAnsi="Cambria Math"/>
                </w:rPr>
                <m:t>3</m:t>
              </w:ins>
            </m:r>
          </m:sub>
        </m:sSub>
        <m:sSup>
          <m:sSupPr>
            <m:ctrlPr>
              <w:ins w:id="273" w:author="Richie" w:date="2017-03-03T02:28:00Z">
                <w:rPr>
                  <w:rFonts w:ascii="Cambria Math" w:hAnsi="Cambria Math"/>
                  <w:i/>
                </w:rPr>
              </w:ins>
            </m:ctrlPr>
          </m:sSupPr>
          <m:e>
            <m:r>
              <w:ins w:id="274" w:author="Richie" w:date="2017-03-03T02:28:00Z">
                <w:rPr>
                  <w:rFonts w:ascii="Cambria Math" w:hAnsi="Cambria Math"/>
                </w:rPr>
                <m:t>r</m:t>
              </w:ins>
            </m:r>
          </m:e>
          <m:sup>
            <m:r>
              <w:ins w:id="275" w:author="Richie" w:date="2017-03-03T02:28:00Z">
                <w:rPr>
                  <w:rFonts w:ascii="Cambria Math" w:hAnsi="Cambria Math"/>
                </w:rPr>
                <m:t>2</m:t>
              </w:ins>
            </m:r>
          </m:sup>
        </m:sSup>
      </m:oMath>
      <w:ins w:id="276" w:author="Richie" w:date="2017-03-03T02:28:00Z">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w:t>
        </w:r>
      </w:ins>
    </w:p>
    <w:p w14:paraId="38B41030" w14:textId="75139F4E" w:rsidR="002C73A8" w:rsidRPr="001A40BB" w:rsidRDefault="004B0B9D" w:rsidP="004B1D62">
      <w:pPr>
        <w:spacing w:line="240" w:lineRule="auto"/>
        <w:rPr>
          <w:rFonts w:ascii="Times New Roman" w:hAnsi="Times New Roman" w:cs="Times New Roman"/>
          <w:sz w:val="24"/>
          <w:szCs w:val="24"/>
        </w:rPr>
      </w:pPr>
      <w:ins w:id="277" w:author="Richie" w:date="2017-03-03T02:32:00Z">
        <w:r>
          <w:rPr>
            <w:rFonts w:ascii="Times New Roman" w:hAnsi="Times New Roman" w:cs="Times New Roman"/>
            <w:sz w:val="24"/>
            <w:szCs w:val="24"/>
          </w:rPr>
          <w:t xml:space="preserve">Where (cx,cy) represents the principal point in pixels, and (x,y) represents the </w:t>
        </w:r>
      </w:ins>
      <w:ins w:id="278" w:author="Richie" w:date="2017-03-03T02:33:00Z">
        <w:r>
          <w:rPr>
            <w:rFonts w:ascii="Times New Roman" w:hAnsi="Times New Roman" w:cs="Times New Roman"/>
            <w:sz w:val="24"/>
            <w:szCs w:val="24"/>
          </w:rPr>
          <w:t xml:space="preserve">undistorted </w:t>
        </w:r>
      </w:ins>
      <w:ins w:id="279" w:author="Richie" w:date="2017-03-03T02:32:00Z">
        <w:r>
          <w:rPr>
            <w:rFonts w:ascii="Times New Roman" w:hAnsi="Times New Roman" w:cs="Times New Roman"/>
            <w:sz w:val="24"/>
            <w:szCs w:val="24"/>
          </w:rPr>
          <w:t>pixel coordinate, and (x</w:t>
        </w:r>
      </w:ins>
      <w:ins w:id="280" w:author="Richie" w:date="2017-03-03T02:33:00Z">
        <w:r>
          <w:rPr>
            <w:rFonts w:ascii="Times New Roman" w:hAnsi="Times New Roman" w:cs="Times New Roman"/>
            <w:sz w:val="24"/>
            <w:szCs w:val="24"/>
          </w:rPr>
          <w:t>’,y’) represents the distorted pixel coordinate</w:t>
        </w:r>
      </w:ins>
      <w:ins w:id="281" w:author="Richie" w:date="2017-03-03T02:34:00Z">
        <w:r>
          <w:rPr>
            <w:rFonts w:ascii="Times New Roman" w:hAnsi="Times New Roman" w:cs="Times New Roman"/>
            <w:sz w:val="24"/>
            <w:szCs w:val="24"/>
          </w:rPr>
          <w:t xml:space="preserve"> as defined from the Brown distortion equations.  </w:t>
        </w:r>
      </w:ins>
      <w:ins w:id="282" w:author="Richie" w:date="2017-03-03T02:35:00Z">
        <w:r>
          <w:rPr>
            <w:rFonts w:ascii="Times New Roman" w:hAnsi="Times New Roman" w:cs="Times New Roman"/>
            <w:sz w:val="24"/>
            <w:szCs w:val="24"/>
          </w:rPr>
          <w:t>k1,k2,k3,k4,p1, and p2 represent the radial and tangential distortion coefficients, and f represents the focal length</w:t>
        </w:r>
      </w:ins>
      <w:ins w:id="283" w:author="Richie" w:date="2017-03-03T02:33:00Z">
        <w:r>
          <w:rPr>
            <w:rFonts w:ascii="Times New Roman" w:hAnsi="Times New Roman" w:cs="Times New Roman"/>
            <w:sz w:val="24"/>
            <w:szCs w:val="24"/>
          </w:rPr>
          <w:t>.  I</w:t>
        </w:r>
      </w:ins>
      <w:ins w:id="284" w:author="Richie" w:date="2017-03-03T02:34:00Z">
        <w:r>
          <w:rPr>
            <w:rFonts w:ascii="Times New Roman" w:hAnsi="Times New Roman" w:cs="Times New Roman"/>
            <w:sz w:val="24"/>
            <w:szCs w:val="24"/>
            <w:vertAlign w:val="subscript"/>
          </w:rPr>
          <w:t>raw</w:t>
        </w:r>
        <w:r>
          <w:rPr>
            <w:rFonts w:ascii="Times New Roman" w:hAnsi="Times New Roman" w:cs="Times New Roman"/>
            <w:sz w:val="24"/>
            <w:szCs w:val="24"/>
          </w:rPr>
          <w:t xml:space="preserve"> represents the original pixel digital number, and I</w:t>
        </w:r>
        <w:r>
          <w:rPr>
            <w:rFonts w:ascii="Times New Roman" w:hAnsi="Times New Roman" w:cs="Times New Roman"/>
            <w:sz w:val="24"/>
            <w:szCs w:val="24"/>
            <w:vertAlign w:val="subscript"/>
          </w:rPr>
          <w:t>corr</w:t>
        </w:r>
        <w:r>
          <w:rPr>
            <w:rFonts w:ascii="Times New Roman" w:hAnsi="Times New Roman" w:cs="Times New Roman"/>
            <w:sz w:val="24"/>
            <w:szCs w:val="24"/>
          </w:rPr>
          <w:t xml:space="preserve"> represents the corrected pixel digital number after vignetting is applied.  </w:t>
        </w:r>
      </w:ins>
      <w:ins w:id="285" w:author="Richie" w:date="2017-03-03T02:33:00Z">
        <w:r>
          <w:rPr>
            <w:rFonts w:ascii="Times New Roman" w:hAnsi="Times New Roman" w:cs="Times New Roman"/>
            <w:sz w:val="24"/>
            <w:szCs w:val="24"/>
          </w:rPr>
          <w:t xml:space="preserve"> </w:t>
        </w:r>
      </w:ins>
    </w:p>
    <w:p w14:paraId="153EF094" w14:textId="481B2A53" w:rsidR="007A2571" w:rsidRPr="001A40BB" w:rsidRDefault="00627FFA" w:rsidP="004B1D62">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Use Case </w:t>
      </w:r>
      <w:r w:rsidR="007A2571" w:rsidRPr="001A40BB">
        <w:rPr>
          <w:rFonts w:ascii="Times New Roman" w:hAnsi="Times New Roman" w:cs="Times New Roman"/>
          <w:b/>
          <w:sz w:val="24"/>
          <w:szCs w:val="24"/>
        </w:rPr>
        <w:t>Processing Methodology</w:t>
      </w:r>
    </w:p>
    <w:p w14:paraId="2AA00B06" w14:textId="6C22ED25"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resultant imagery was processed using the commercial software Agisoft Photoscan Pro using the settings shown in </w:t>
      </w:r>
      <w:r w:rsidR="00590D34">
        <w:rPr>
          <w:rFonts w:ascii="Times New Roman" w:hAnsi="Times New Roman" w:cs="Times New Roman"/>
          <w:sz w:val="24"/>
          <w:szCs w:val="24"/>
        </w:rPr>
        <w:t>Table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dataset was processed by inputting the position of the cameras, the position of the GCPs, and the camera calibration file.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Additionally, the pixel coordinates of the GCPs, which are traditionally clicked by the user by varying degrees of accuracy are calculated using photogrammetric equations and input into the program.</w:t>
      </w:r>
      <w:r w:rsidR="002A5482">
        <w:rPr>
          <w:rFonts w:ascii="Times New Roman" w:hAnsi="Times New Roman" w:cs="Times New Roman"/>
          <w:sz w:val="24"/>
          <w:szCs w:val="24"/>
        </w:rPr>
        <w:t xml:space="preserve"> </w:t>
      </w:r>
      <w:r w:rsidR="00F008FF">
        <w:rPr>
          <w:rFonts w:ascii="Times New Roman" w:hAnsi="Times New Roman" w:cs="Times New Roman"/>
          <w:sz w:val="24"/>
          <w:szCs w:val="24"/>
        </w:rPr>
        <w:t xml:space="preserve">All the values were input into Agisoft Photoscan </w:t>
      </w:r>
      <w:r w:rsidR="00381F67">
        <w:rPr>
          <w:rFonts w:ascii="Times New Roman" w:hAnsi="Times New Roman" w:cs="Times New Roman"/>
          <w:sz w:val="24"/>
          <w:szCs w:val="24"/>
        </w:rPr>
        <w:t xml:space="preserve">Pro </w:t>
      </w:r>
      <w:r w:rsidR="00F008FF">
        <w:rPr>
          <w:rFonts w:ascii="Times New Roman" w:hAnsi="Times New Roman" w:cs="Times New Roman"/>
          <w:sz w:val="24"/>
          <w:szCs w:val="24"/>
        </w:rPr>
        <w:t>with no uncertainty.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 nonlinear adjustment </w:t>
      </w:r>
      <w:r w:rsidR="00984150">
        <w:rPr>
          <w:rFonts w:ascii="Times New Roman" w:hAnsi="Times New Roman" w:cs="Times New Roman"/>
          <w:sz w:val="24"/>
          <w:szCs w:val="24"/>
        </w:rPr>
        <w:t>was</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performed using the </w:t>
      </w:r>
      <w:r w:rsidR="00984150">
        <w:rPr>
          <w:rFonts w:ascii="Times New Roman" w:hAnsi="Times New Roman" w:cs="Times New Roman"/>
          <w:sz w:val="24"/>
          <w:szCs w:val="24"/>
        </w:rPr>
        <w:t>“</w:t>
      </w:r>
      <w:r w:rsidRPr="001A40BB">
        <w:rPr>
          <w:rFonts w:ascii="Times New Roman" w:hAnsi="Times New Roman" w:cs="Times New Roman"/>
          <w:sz w:val="24"/>
          <w:szCs w:val="24"/>
        </w:rPr>
        <w:t>optimize</w:t>
      </w:r>
      <w:r w:rsidR="00984150">
        <w:rPr>
          <w:rFonts w:ascii="Times New Roman" w:hAnsi="Times New Roman" w:cs="Times New Roman"/>
          <w:sz w:val="24"/>
          <w:szCs w:val="24"/>
        </w:rPr>
        <w:t>”</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button, and the reported total RMSE for the GCPs </w:t>
      </w:r>
      <w:r w:rsidR="00984150">
        <w:rPr>
          <w:rFonts w:ascii="Times New Roman" w:hAnsi="Times New Roman" w:cs="Times New Roman"/>
          <w:sz w:val="24"/>
          <w:szCs w:val="24"/>
        </w:rPr>
        <w:t>was</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0.38</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mm.</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represents an idealized scenario which is currently unrealistic </w:t>
      </w:r>
      <w:r w:rsidR="00984150">
        <w:rPr>
          <w:rFonts w:ascii="Times New Roman" w:hAnsi="Times New Roman" w:cs="Times New Roman"/>
          <w:sz w:val="24"/>
          <w:szCs w:val="24"/>
        </w:rPr>
        <w:t>in the real world,</w:t>
      </w:r>
      <w:r w:rsidRPr="001A40BB">
        <w:rPr>
          <w:rFonts w:ascii="Times New Roman" w:hAnsi="Times New Roman" w:cs="Times New Roman"/>
          <w:sz w:val="24"/>
          <w:szCs w:val="24"/>
        </w:rPr>
        <w:t xml:space="preserve"> as traditionally there will be error in the </w:t>
      </w:r>
      <w:r w:rsidR="00984150">
        <w:rPr>
          <w:rFonts w:ascii="Times New Roman" w:hAnsi="Times New Roman" w:cs="Times New Roman"/>
          <w:sz w:val="24"/>
          <w:szCs w:val="24"/>
        </w:rPr>
        <w:t>surveyed points</w:t>
      </w:r>
      <w:r w:rsidRPr="001A40BB">
        <w:rPr>
          <w:rFonts w:ascii="Times New Roman" w:hAnsi="Times New Roman" w:cs="Times New Roman"/>
          <w:sz w:val="24"/>
          <w:szCs w:val="24"/>
        </w:rPr>
        <w:t>, the UAS position, the user clicking of pixel coordinates for GCPs, and in the calculation of the camera calibration.</w:t>
      </w:r>
      <w:r w:rsidR="002A5482">
        <w:rPr>
          <w:rFonts w:ascii="Times New Roman" w:hAnsi="Times New Roman" w:cs="Times New Roman"/>
          <w:sz w:val="24"/>
          <w:szCs w:val="24"/>
        </w:rPr>
        <w:t xml:space="preserve"> </w:t>
      </w:r>
    </w:p>
    <w:p w14:paraId="64E9894A" w14:textId="26E74A64" w:rsidR="002D0C4F" w:rsidRPr="002D0C4F" w:rsidRDefault="002D0C4F" w:rsidP="002D0C4F">
      <w:pPr>
        <w:pStyle w:val="Caption"/>
        <w:keepNext/>
        <w:rPr>
          <w:i w:val="0"/>
        </w:rPr>
      </w:pPr>
      <w:r>
        <w:t xml:space="preserve">Table </w:t>
      </w:r>
      <w:r>
        <w:fldChar w:fldCharType="begin"/>
      </w:r>
      <w:r>
        <w:instrText xml:space="preserve"> SEQ Table \* ARABIC </w:instrText>
      </w:r>
      <w:r>
        <w:fldChar w:fldCharType="separate"/>
      </w:r>
      <w:r>
        <w:rPr>
          <w:noProof/>
        </w:rPr>
        <w:t>5</w:t>
      </w:r>
      <w:r>
        <w:fldChar w:fldCharType="end"/>
      </w:r>
      <w:r>
        <w:rPr>
          <w:i w:val="0"/>
        </w:rPr>
        <w:t>. The Agisoft Photoscan processing parameters were intended to generate the highest accuracy pointcloud possible with the simulated imagery dataset.  Notice that the camera accuracy and marker accuracy are much smaller than could be expected in a real world scenario.</w:t>
      </w:r>
    </w:p>
    <w:tbl>
      <w:tblPr>
        <w:tblStyle w:val="GridTable1Light"/>
        <w:tblW w:w="6282" w:type="dxa"/>
        <w:tblLook w:val="04A0" w:firstRow="1" w:lastRow="0" w:firstColumn="1" w:lastColumn="0" w:noHBand="0" w:noVBand="1"/>
      </w:tblPr>
      <w:tblGrid>
        <w:gridCol w:w="3340"/>
        <w:gridCol w:w="1792"/>
        <w:gridCol w:w="1150"/>
      </w:tblGrid>
      <w:tr w:rsidR="006D2725" w:rsidRPr="006D2725" w14:paraId="448C80B0" w14:textId="77777777" w:rsidTr="002D0C4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58D3B3EE" w14:textId="77777777" w:rsidR="006D2725" w:rsidRPr="00DB617C" w:rsidRDefault="006D2725" w:rsidP="004B1D62">
            <w:pPr>
              <w:rPr>
                <w:rFonts w:ascii="Calibri" w:eastAsia="Times New Roman" w:hAnsi="Calibri" w:cs="Calibri"/>
                <w:b w:val="0"/>
                <w:color w:val="000000"/>
              </w:rPr>
            </w:pPr>
            <w:r w:rsidRPr="00DB617C">
              <w:rPr>
                <w:rFonts w:ascii="Calibri" w:eastAsia="Times New Roman" w:hAnsi="Calibri" w:cs="Calibri"/>
                <w:b w:val="0"/>
                <w:color w:val="000000"/>
              </w:rPr>
              <w:t>Processing Parameter</w:t>
            </w:r>
          </w:p>
        </w:tc>
        <w:tc>
          <w:tcPr>
            <w:tcW w:w="1792" w:type="dxa"/>
            <w:noWrap/>
            <w:hideMark/>
          </w:tcPr>
          <w:p w14:paraId="4CAA87A1" w14:textId="48801C35" w:rsidR="006D2725" w:rsidRPr="00DB617C" w:rsidRDefault="006D2725" w:rsidP="004B1D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rPr>
            </w:pPr>
            <w:r w:rsidRPr="00DB617C">
              <w:rPr>
                <w:rFonts w:ascii="Calibri" w:eastAsia="Times New Roman" w:hAnsi="Calibri" w:cs="Calibri"/>
                <w:b w:val="0"/>
                <w:color w:val="000000"/>
              </w:rPr>
              <w:t>Value</w:t>
            </w:r>
            <w:r w:rsidR="000672DF" w:rsidRPr="00DB617C">
              <w:rPr>
                <w:rFonts w:ascii="Calibri" w:eastAsia="Times New Roman" w:hAnsi="Calibri" w:cs="Calibri"/>
                <w:b w:val="0"/>
                <w:color w:val="000000"/>
              </w:rPr>
              <w:t>/Setting</w:t>
            </w:r>
          </w:p>
        </w:tc>
        <w:tc>
          <w:tcPr>
            <w:tcW w:w="1150" w:type="dxa"/>
            <w:noWrap/>
            <w:hideMark/>
          </w:tcPr>
          <w:p w14:paraId="452200FB" w14:textId="12F09FDA" w:rsidR="006D2725" w:rsidRPr="00DB617C" w:rsidRDefault="000672DF" w:rsidP="004B1D6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rPr>
            </w:pPr>
            <w:r w:rsidRPr="00DB617C">
              <w:rPr>
                <w:rFonts w:ascii="Calibri" w:eastAsia="Times New Roman" w:hAnsi="Calibri" w:cs="Calibri"/>
                <w:b w:val="0"/>
                <w:color w:val="000000"/>
              </w:rPr>
              <w:t>Units</w:t>
            </w:r>
          </w:p>
        </w:tc>
      </w:tr>
      <w:tr w:rsidR="006D2725" w:rsidRPr="006D2725" w14:paraId="65B16B32"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5D31C22B"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Align Photos</w:t>
            </w:r>
          </w:p>
        </w:tc>
        <w:tc>
          <w:tcPr>
            <w:tcW w:w="1792" w:type="dxa"/>
            <w:noWrap/>
            <w:hideMark/>
          </w:tcPr>
          <w:p w14:paraId="58F2CA7B" w14:textId="343127F7" w:rsidR="006D2725" w:rsidRPr="006D2725" w:rsidRDefault="000672DF"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H</w:t>
            </w:r>
            <w:r w:rsidRPr="006D2725">
              <w:rPr>
                <w:rFonts w:ascii="Calibri" w:eastAsia="Times New Roman" w:hAnsi="Calibri" w:cs="Calibri"/>
                <w:color w:val="000000"/>
              </w:rPr>
              <w:t>igh</w:t>
            </w:r>
          </w:p>
        </w:tc>
        <w:tc>
          <w:tcPr>
            <w:tcW w:w="1150" w:type="dxa"/>
            <w:noWrap/>
            <w:hideMark/>
          </w:tcPr>
          <w:p w14:paraId="754EA8DF" w14:textId="1545CEC2"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70B47B1D"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626A447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Max tiepoints</w:t>
            </w:r>
          </w:p>
        </w:tc>
        <w:tc>
          <w:tcPr>
            <w:tcW w:w="1792" w:type="dxa"/>
            <w:noWrap/>
            <w:hideMark/>
          </w:tcPr>
          <w:p w14:paraId="21D25BC2"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40000</w:t>
            </w:r>
          </w:p>
        </w:tc>
        <w:tc>
          <w:tcPr>
            <w:tcW w:w="1150" w:type="dxa"/>
            <w:noWrap/>
            <w:hideMark/>
          </w:tcPr>
          <w:p w14:paraId="1E16EDFB" w14:textId="6E841DDB" w:rsidR="006D2725" w:rsidRPr="006D2725" w:rsidRDefault="00CE63E6"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126BFF8A"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56E40BEF"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Max keypoints</w:t>
            </w:r>
          </w:p>
        </w:tc>
        <w:tc>
          <w:tcPr>
            <w:tcW w:w="1792" w:type="dxa"/>
            <w:noWrap/>
            <w:hideMark/>
          </w:tcPr>
          <w:p w14:paraId="05AAA82B"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4000</w:t>
            </w:r>
          </w:p>
        </w:tc>
        <w:tc>
          <w:tcPr>
            <w:tcW w:w="1150" w:type="dxa"/>
            <w:noWrap/>
            <w:hideMark/>
          </w:tcPr>
          <w:p w14:paraId="7F023303" w14:textId="0F4E9FEA"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665706F5"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543717F0"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Pair Preselection</w:t>
            </w:r>
          </w:p>
        </w:tc>
        <w:tc>
          <w:tcPr>
            <w:tcW w:w="1792" w:type="dxa"/>
            <w:noWrap/>
            <w:hideMark/>
          </w:tcPr>
          <w:p w14:paraId="609E44FA"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Disabled</w:t>
            </w:r>
          </w:p>
        </w:tc>
        <w:tc>
          <w:tcPr>
            <w:tcW w:w="1150" w:type="dxa"/>
            <w:noWrap/>
            <w:hideMark/>
          </w:tcPr>
          <w:p w14:paraId="32C90F27" w14:textId="56599F4F"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2CABF871"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33B2E342"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Camera Calibration</w:t>
            </w:r>
          </w:p>
        </w:tc>
        <w:tc>
          <w:tcPr>
            <w:tcW w:w="1792" w:type="dxa"/>
            <w:noWrap/>
            <w:hideMark/>
          </w:tcPr>
          <w:p w14:paraId="70C53749"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yes</w:t>
            </w:r>
          </w:p>
        </w:tc>
        <w:tc>
          <w:tcPr>
            <w:tcW w:w="1150" w:type="dxa"/>
            <w:noWrap/>
            <w:hideMark/>
          </w:tcPr>
          <w:p w14:paraId="58E6E354" w14:textId="47418898"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4AE19D1F"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5C66C23E"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Lock Camera Calibration</w:t>
            </w:r>
          </w:p>
        </w:tc>
        <w:tc>
          <w:tcPr>
            <w:tcW w:w="1792" w:type="dxa"/>
            <w:noWrap/>
            <w:hideMark/>
          </w:tcPr>
          <w:p w14:paraId="6D36B164"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yes</w:t>
            </w:r>
          </w:p>
        </w:tc>
        <w:tc>
          <w:tcPr>
            <w:tcW w:w="1150" w:type="dxa"/>
            <w:noWrap/>
            <w:hideMark/>
          </w:tcPr>
          <w:p w14:paraId="6640469B" w14:textId="38220277"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37BBB68F"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4C558EEB"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lastRenderedPageBreak/>
              <w:t>Input GCP targets</w:t>
            </w:r>
          </w:p>
        </w:tc>
        <w:tc>
          <w:tcPr>
            <w:tcW w:w="1792" w:type="dxa"/>
            <w:noWrap/>
            <w:hideMark/>
          </w:tcPr>
          <w:p w14:paraId="0958B35A"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yes</w:t>
            </w:r>
          </w:p>
        </w:tc>
        <w:tc>
          <w:tcPr>
            <w:tcW w:w="1150" w:type="dxa"/>
            <w:noWrap/>
            <w:hideMark/>
          </w:tcPr>
          <w:p w14:paraId="2AE53F57" w14:textId="0BC56181"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6786D58A"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3757708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GCP pixel coordinates</w:t>
            </w:r>
          </w:p>
        </w:tc>
        <w:tc>
          <w:tcPr>
            <w:tcW w:w="1792" w:type="dxa"/>
            <w:noWrap/>
            <w:hideMark/>
          </w:tcPr>
          <w:p w14:paraId="3083D590"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yes</w:t>
            </w:r>
          </w:p>
        </w:tc>
        <w:tc>
          <w:tcPr>
            <w:tcW w:w="1150" w:type="dxa"/>
            <w:noWrap/>
            <w:hideMark/>
          </w:tcPr>
          <w:p w14:paraId="4CA4C0D7" w14:textId="2E3A5646"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094674FC"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3ABAFC6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Image Positions</w:t>
            </w:r>
          </w:p>
        </w:tc>
        <w:tc>
          <w:tcPr>
            <w:tcW w:w="1792" w:type="dxa"/>
            <w:noWrap/>
            <w:hideMark/>
          </w:tcPr>
          <w:p w14:paraId="3270E8A2"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yes</w:t>
            </w:r>
          </w:p>
        </w:tc>
        <w:tc>
          <w:tcPr>
            <w:tcW w:w="1150" w:type="dxa"/>
            <w:noWrap/>
            <w:hideMark/>
          </w:tcPr>
          <w:p w14:paraId="30996F10" w14:textId="0F0C8F0E" w:rsidR="006D2725" w:rsidRPr="006D2725" w:rsidRDefault="00895968"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N/A</w:t>
            </w:r>
          </w:p>
        </w:tc>
      </w:tr>
      <w:tr w:rsidR="006D2725" w:rsidRPr="006D2725" w14:paraId="2788F3CA"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6F02958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Camera Accuracy</w:t>
            </w:r>
          </w:p>
        </w:tc>
        <w:tc>
          <w:tcPr>
            <w:tcW w:w="1792" w:type="dxa"/>
            <w:noWrap/>
            <w:hideMark/>
          </w:tcPr>
          <w:p w14:paraId="5130304B"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0.005</w:t>
            </w:r>
          </w:p>
        </w:tc>
        <w:tc>
          <w:tcPr>
            <w:tcW w:w="1150" w:type="dxa"/>
            <w:noWrap/>
            <w:hideMark/>
          </w:tcPr>
          <w:p w14:paraId="40B980A4" w14:textId="77777777" w:rsidR="006D2725" w:rsidRPr="006D2725" w:rsidRDefault="006D27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1CEBB26C"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4BFD488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Camera Accuracy (degrees)</w:t>
            </w:r>
          </w:p>
        </w:tc>
        <w:tc>
          <w:tcPr>
            <w:tcW w:w="1792" w:type="dxa"/>
            <w:noWrap/>
            <w:hideMark/>
          </w:tcPr>
          <w:p w14:paraId="4ED51D97"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2 (not used)</w:t>
            </w:r>
          </w:p>
        </w:tc>
        <w:tc>
          <w:tcPr>
            <w:tcW w:w="1150" w:type="dxa"/>
            <w:noWrap/>
            <w:hideMark/>
          </w:tcPr>
          <w:p w14:paraId="60DD17EC" w14:textId="77777777" w:rsidR="006D2725" w:rsidRPr="006D2725" w:rsidRDefault="006D27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degrees</w:t>
            </w:r>
          </w:p>
        </w:tc>
      </w:tr>
      <w:tr w:rsidR="006D2725" w:rsidRPr="006D2725" w14:paraId="6985A988"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19288C1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Marker Accuracy</w:t>
            </w:r>
          </w:p>
        </w:tc>
        <w:tc>
          <w:tcPr>
            <w:tcW w:w="1792" w:type="dxa"/>
            <w:noWrap/>
            <w:hideMark/>
          </w:tcPr>
          <w:p w14:paraId="4393F4D3"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0.005</w:t>
            </w:r>
          </w:p>
        </w:tc>
        <w:tc>
          <w:tcPr>
            <w:tcW w:w="1150" w:type="dxa"/>
            <w:noWrap/>
            <w:hideMark/>
          </w:tcPr>
          <w:p w14:paraId="1E2416A6" w14:textId="77777777" w:rsidR="006D2725" w:rsidRPr="006D2725" w:rsidRDefault="006D27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16327AF4"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47C5AE55"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Scale Bar Accuracy</w:t>
            </w:r>
          </w:p>
        </w:tc>
        <w:tc>
          <w:tcPr>
            <w:tcW w:w="1792" w:type="dxa"/>
            <w:noWrap/>
            <w:hideMark/>
          </w:tcPr>
          <w:p w14:paraId="05BDCA40"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0.001 (not used)</w:t>
            </w:r>
          </w:p>
        </w:tc>
        <w:tc>
          <w:tcPr>
            <w:tcW w:w="1150" w:type="dxa"/>
            <w:noWrap/>
            <w:hideMark/>
          </w:tcPr>
          <w:p w14:paraId="5D04A4C8" w14:textId="77777777" w:rsidR="006D2725" w:rsidRPr="006D2725" w:rsidRDefault="006D27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0F9CC11F"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29A3A48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Marker Accuracy</w:t>
            </w:r>
          </w:p>
        </w:tc>
        <w:tc>
          <w:tcPr>
            <w:tcW w:w="1792" w:type="dxa"/>
            <w:noWrap/>
            <w:hideMark/>
          </w:tcPr>
          <w:p w14:paraId="05EAB5BE"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0.01</w:t>
            </w:r>
          </w:p>
        </w:tc>
        <w:tc>
          <w:tcPr>
            <w:tcW w:w="1150" w:type="dxa"/>
            <w:noWrap/>
            <w:hideMark/>
          </w:tcPr>
          <w:p w14:paraId="184AFB70" w14:textId="77777777" w:rsidR="006D2725" w:rsidRPr="006D2725" w:rsidRDefault="006D27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pixel</w:t>
            </w:r>
          </w:p>
        </w:tc>
      </w:tr>
      <w:tr w:rsidR="006D2725" w:rsidRPr="006D2725" w14:paraId="6870712D" w14:textId="77777777" w:rsidTr="002D0C4F">
        <w:trPr>
          <w:trHeight w:val="300"/>
        </w:trPr>
        <w:tc>
          <w:tcPr>
            <w:cnfStyle w:val="001000000000" w:firstRow="0" w:lastRow="0" w:firstColumn="1" w:lastColumn="0" w:oddVBand="0" w:evenVBand="0" w:oddHBand="0" w:evenHBand="0" w:firstRowFirstColumn="0" w:firstRowLastColumn="0" w:lastRowFirstColumn="0" w:lastRowLastColumn="0"/>
            <w:tcW w:w="3340" w:type="dxa"/>
            <w:noWrap/>
            <w:hideMark/>
          </w:tcPr>
          <w:p w14:paraId="0BA9760A"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Tie Point Accuracy</w:t>
            </w:r>
          </w:p>
        </w:tc>
        <w:tc>
          <w:tcPr>
            <w:tcW w:w="1792" w:type="dxa"/>
            <w:noWrap/>
            <w:hideMark/>
          </w:tcPr>
          <w:p w14:paraId="7F2224D0" w14:textId="77777777" w:rsidR="006D2725" w:rsidRPr="006D2725" w:rsidRDefault="006D2725" w:rsidP="00DB61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1</w:t>
            </w:r>
          </w:p>
        </w:tc>
        <w:tc>
          <w:tcPr>
            <w:tcW w:w="1150" w:type="dxa"/>
            <w:noWrap/>
            <w:hideMark/>
          </w:tcPr>
          <w:p w14:paraId="5BEB2ED4" w14:textId="77777777" w:rsidR="006D2725" w:rsidRPr="006D2725" w:rsidRDefault="006D272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D2725">
              <w:rPr>
                <w:rFonts w:ascii="Calibri" w:eastAsia="Times New Roman" w:hAnsi="Calibri" w:cs="Calibri"/>
                <w:color w:val="000000"/>
              </w:rPr>
              <w:t>pixel</w:t>
            </w:r>
          </w:p>
        </w:tc>
      </w:tr>
    </w:tbl>
    <w:p w14:paraId="3CB2B659" w14:textId="77777777" w:rsidR="007A2571" w:rsidRPr="001A40BB" w:rsidRDefault="007A2571" w:rsidP="004B1D62">
      <w:pPr>
        <w:spacing w:line="240" w:lineRule="auto"/>
        <w:rPr>
          <w:rFonts w:ascii="Times New Roman" w:hAnsi="Times New Roman" w:cs="Times New Roman"/>
          <w:sz w:val="24"/>
          <w:szCs w:val="24"/>
        </w:rPr>
      </w:pPr>
    </w:p>
    <w:p w14:paraId="2F0A367F" w14:textId="025E88E2"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 dense reconstruction </w:t>
      </w:r>
      <w:r w:rsidR="00984150">
        <w:rPr>
          <w:rFonts w:ascii="Times New Roman" w:hAnsi="Times New Roman" w:cs="Times New Roman"/>
          <w:sz w:val="24"/>
          <w:szCs w:val="24"/>
        </w:rPr>
        <w:t>was</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performed using the </w:t>
      </w:r>
      <w:r w:rsidR="00984150">
        <w:rPr>
          <w:rFonts w:ascii="Times New Roman" w:hAnsi="Times New Roman" w:cs="Times New Roman"/>
          <w:sz w:val="24"/>
          <w:szCs w:val="24"/>
        </w:rPr>
        <w:t>“</w:t>
      </w:r>
      <w:r w:rsidRPr="001A40BB">
        <w:rPr>
          <w:rFonts w:ascii="Times New Roman" w:hAnsi="Times New Roman" w:cs="Times New Roman"/>
          <w:sz w:val="24"/>
          <w:szCs w:val="24"/>
        </w:rPr>
        <w:t>aggressive</w:t>
      </w:r>
      <w:r w:rsidR="00984150">
        <w:rPr>
          <w:rFonts w:ascii="Times New Roman" w:hAnsi="Times New Roman" w:cs="Times New Roman"/>
          <w:sz w:val="24"/>
          <w:szCs w:val="24"/>
        </w:rPr>
        <w:t>”</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filtering and each of the quality settings available in Photoscan</w:t>
      </w:r>
      <w:r w:rsidR="00AE12D3">
        <w:rPr>
          <w:rFonts w:ascii="Times New Roman" w:hAnsi="Times New Roman" w:cs="Times New Roman"/>
          <w:sz w:val="24"/>
          <w:szCs w:val="24"/>
        </w:rPr>
        <w:t xml:space="preserve"> (lowest, low, medium, high, </w:t>
      </w:r>
      <w:r w:rsidR="00984150">
        <w:rPr>
          <w:rFonts w:ascii="Times New Roman" w:hAnsi="Times New Roman" w:cs="Times New Roman"/>
          <w:sz w:val="24"/>
          <w:szCs w:val="24"/>
        </w:rPr>
        <w:t>and highest</w:t>
      </w:r>
      <w:r w:rsidR="00AE12D3">
        <w:rPr>
          <w:rFonts w:ascii="Times New Roman" w:hAnsi="Times New Roman" w:cs="Times New Roman"/>
          <w:sz w:val="24"/>
          <w:szCs w:val="24"/>
        </w:rPr>
        <w:t xml:space="preserve">) to generate </w:t>
      </w:r>
      <w:r w:rsidR="00F008FF">
        <w:rPr>
          <w:rFonts w:ascii="Times New Roman" w:hAnsi="Times New Roman" w:cs="Times New Roman"/>
          <w:sz w:val="24"/>
          <w:szCs w:val="24"/>
        </w:rPr>
        <w:t>five</w:t>
      </w:r>
      <w:r w:rsidR="00AE12D3">
        <w:rPr>
          <w:rFonts w:ascii="Times New Roman" w:hAnsi="Times New Roman" w:cs="Times New Roman"/>
          <w:sz w:val="24"/>
          <w:szCs w:val="24"/>
        </w:rPr>
        <w:t xml:space="preserve"> different </w:t>
      </w:r>
      <w:r w:rsidR="00D928B4">
        <w:rPr>
          <w:rFonts w:ascii="Times New Roman" w:hAnsi="Times New Roman" w:cs="Times New Roman"/>
          <w:sz w:val="24"/>
          <w:szCs w:val="24"/>
        </w:rPr>
        <w:t>point cloud</w:t>
      </w:r>
      <w:r w:rsidR="00AE12D3">
        <w:rPr>
          <w:rFonts w:ascii="Times New Roman" w:hAnsi="Times New Roman" w:cs="Times New Roman"/>
          <w:sz w:val="24"/>
          <w:szCs w:val="24"/>
        </w:rPr>
        <w:t>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683AB8">
        <w:rPr>
          <w:rFonts w:ascii="Times New Roman" w:hAnsi="Times New Roman" w:cs="Times New Roman"/>
          <w:sz w:val="24"/>
          <w:szCs w:val="24"/>
        </w:rPr>
        <w:t>The higher the quality setting, the more “detailed and accurate geometry” is g</w:t>
      </w:r>
      <w:r w:rsidR="00F008FF">
        <w:rPr>
          <w:rFonts w:ascii="Times New Roman" w:hAnsi="Times New Roman" w:cs="Times New Roman"/>
          <w:sz w:val="24"/>
          <w:szCs w:val="24"/>
        </w:rPr>
        <w:t>enerated.</w:t>
      </w:r>
      <w:r w:rsidR="002A5482">
        <w:rPr>
          <w:rFonts w:ascii="Times New Roman" w:hAnsi="Times New Roman" w:cs="Times New Roman"/>
          <w:sz w:val="24"/>
          <w:szCs w:val="24"/>
        </w:rPr>
        <w:t xml:space="preserve"> </w:t>
      </w:r>
      <w:r w:rsidR="00F008FF">
        <w:rPr>
          <w:rFonts w:ascii="Times New Roman" w:hAnsi="Times New Roman" w:cs="Times New Roman"/>
          <w:sz w:val="24"/>
          <w:szCs w:val="24"/>
        </w:rPr>
        <w:t>The limiting factor</w:t>
      </w:r>
      <w:r w:rsidR="00683AB8">
        <w:rPr>
          <w:rFonts w:ascii="Times New Roman" w:hAnsi="Times New Roman" w:cs="Times New Roman"/>
          <w:sz w:val="24"/>
          <w:szCs w:val="24"/>
        </w:rPr>
        <w:t xml:space="preserve"> is the time and CPU processing power required to process large datasets.</w:t>
      </w:r>
      <w:r w:rsidR="002A5482">
        <w:rPr>
          <w:rFonts w:ascii="Times New Roman" w:hAnsi="Times New Roman" w:cs="Times New Roman"/>
          <w:sz w:val="24"/>
          <w:szCs w:val="24"/>
        </w:rPr>
        <w:t xml:space="preserve"> </w:t>
      </w:r>
      <w:r w:rsidR="00683AB8">
        <w:rPr>
          <w:rFonts w:ascii="Times New Roman" w:hAnsi="Times New Roman" w:cs="Times New Roman"/>
          <w:sz w:val="24"/>
          <w:szCs w:val="24"/>
        </w:rPr>
        <w:t>U</w:t>
      </w:r>
      <w:r w:rsidRPr="001A40BB">
        <w:rPr>
          <w:rFonts w:ascii="Times New Roman" w:hAnsi="Times New Roman" w:cs="Times New Roman"/>
          <w:sz w:val="24"/>
          <w:szCs w:val="24"/>
        </w:rPr>
        <w:t xml:space="preserve">ltrahigh becomes quickly unattainable to users without purpose built CPUs with a large amount of RAM. The processing time and number of points for each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w:t>
      </w:r>
      <w:r w:rsidR="00984150">
        <w:rPr>
          <w:rFonts w:ascii="Times New Roman" w:hAnsi="Times New Roman" w:cs="Times New Roman"/>
          <w:sz w:val="24"/>
          <w:szCs w:val="24"/>
        </w:rPr>
        <w:t>are</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shown in </w:t>
      </w:r>
      <w:r w:rsidR="00F008FF">
        <w:rPr>
          <w:rFonts w:ascii="Times New Roman" w:hAnsi="Times New Roman" w:cs="Times New Roman"/>
          <w:sz w:val="24"/>
          <w:szCs w:val="24"/>
        </w:rPr>
        <w:t>Table 6</w:t>
      </w:r>
      <w:r w:rsidRPr="001A40BB">
        <w:rPr>
          <w:rFonts w:ascii="Times New Roman" w:hAnsi="Times New Roman" w:cs="Times New Roman"/>
          <w:sz w:val="24"/>
          <w:szCs w:val="24"/>
        </w:rPr>
        <w:t>.</w:t>
      </w:r>
      <w:ins w:id="286" w:author="Richie" w:date="2017-03-03T01:45:00Z">
        <w:r w:rsidR="006F2ECD">
          <w:rPr>
            <w:rFonts w:ascii="Times New Roman" w:hAnsi="Times New Roman" w:cs="Times New Roman"/>
            <w:sz w:val="24"/>
            <w:szCs w:val="24"/>
          </w:rPr>
          <w:t xml:space="preserve">  The distribution of errors for each pointcloud are also shown in Figure 10.</w:t>
        </w:r>
      </w:ins>
      <w:r w:rsidR="002A5482">
        <w:rPr>
          <w:rFonts w:ascii="Times New Roman" w:hAnsi="Times New Roman" w:cs="Times New Roman"/>
          <w:sz w:val="24"/>
          <w:szCs w:val="24"/>
        </w:rPr>
        <w:t xml:space="preserve"> </w:t>
      </w:r>
    </w:p>
    <w:p w14:paraId="35D96886" w14:textId="2C3CB5CF" w:rsidR="007A2571" w:rsidRDefault="007A2571" w:rsidP="004B1D62">
      <w:pPr>
        <w:spacing w:line="240" w:lineRule="auto"/>
        <w:rPr>
          <w:rFonts w:ascii="Times New Roman" w:hAnsi="Times New Roman" w:cs="Times New Roman"/>
          <w:sz w:val="24"/>
          <w:szCs w:val="24"/>
        </w:rPr>
      </w:pPr>
    </w:p>
    <w:p w14:paraId="15A44037" w14:textId="2F4C799B" w:rsidR="002D0C4F" w:rsidRPr="002D0C4F" w:rsidRDefault="002D0C4F" w:rsidP="002D0C4F">
      <w:pPr>
        <w:pStyle w:val="Caption"/>
        <w:keepNext/>
        <w:rPr>
          <w:i w:val="0"/>
        </w:rPr>
      </w:pPr>
      <w:r>
        <w:t xml:space="preserve">Table </w:t>
      </w:r>
      <w:r>
        <w:fldChar w:fldCharType="begin"/>
      </w:r>
      <w:r>
        <w:instrText xml:space="preserve"> SEQ Table \* ARABIC </w:instrText>
      </w:r>
      <w:r>
        <w:fldChar w:fldCharType="separate"/>
      </w:r>
      <w:r>
        <w:rPr>
          <w:noProof/>
        </w:rPr>
        <w:t>6</w:t>
      </w:r>
      <w:r>
        <w:fldChar w:fldCharType="end"/>
      </w:r>
      <w:r>
        <w:t xml:space="preserve">. </w:t>
      </w:r>
      <w:r>
        <w:rPr>
          <w:i w:val="0"/>
        </w:rPr>
        <w:t>The processing time for each pointcloud increased drastically as the dense reconstruction quality setting increased.  The image scaling field represents the scaling of the imagery that was performed prior to the MVS algorithm being run, per the Agisoft Photoscan documentation.</w:t>
      </w:r>
    </w:p>
    <w:tbl>
      <w:tblPr>
        <w:tblStyle w:val="GridTable1Light"/>
        <w:tblW w:w="10504" w:type="dxa"/>
        <w:tblLook w:val="04A0" w:firstRow="1" w:lastRow="0" w:firstColumn="1" w:lastColumn="0" w:noHBand="0" w:noVBand="1"/>
      </w:tblPr>
      <w:tblGrid>
        <w:gridCol w:w="1751"/>
        <w:gridCol w:w="2706"/>
        <w:gridCol w:w="1413"/>
        <w:gridCol w:w="1006"/>
        <w:gridCol w:w="939"/>
        <w:gridCol w:w="1000"/>
        <w:gridCol w:w="1689"/>
      </w:tblGrid>
      <w:tr w:rsidR="006F2ECD" w:rsidRPr="009073AA" w14:paraId="24A9FD93" w14:textId="77777777" w:rsidTr="006F2EC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C2398EE" w14:textId="6B00A28D" w:rsidR="006F2ECD" w:rsidRPr="009073AA" w:rsidRDefault="006F2ECD" w:rsidP="009073AA">
            <w:pPr>
              <w:rPr>
                <w:rFonts w:ascii="Calibri" w:eastAsia="Times New Roman" w:hAnsi="Calibri" w:cs="Calibri"/>
                <w:color w:val="000000"/>
              </w:rPr>
            </w:pPr>
            <w:r>
              <w:rPr>
                <w:rFonts w:ascii="Calibri" w:eastAsia="Times New Roman" w:hAnsi="Calibri" w:cs="Calibri"/>
                <w:color w:val="000000"/>
              </w:rPr>
              <w:t>Pointcloud</w:t>
            </w:r>
          </w:p>
        </w:tc>
        <w:tc>
          <w:tcPr>
            <w:tcW w:w="2706" w:type="dxa"/>
            <w:noWrap/>
            <w:hideMark/>
          </w:tcPr>
          <w:p w14:paraId="5CAECDFB" w14:textId="2007071C" w:rsidR="006F2ECD" w:rsidRPr="009073AA" w:rsidRDefault="006F2ECD" w:rsidP="009073AA">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Processing Time (</w:t>
            </w:r>
            <w:r>
              <w:rPr>
                <w:rFonts w:ascii="Calibri" w:eastAsia="Times New Roman" w:hAnsi="Calibri" w:cs="Calibri"/>
                <w:color w:val="000000"/>
              </w:rPr>
              <w:t>HH</w:t>
            </w:r>
            <w:r w:rsidRPr="009073AA">
              <w:rPr>
                <w:rFonts w:ascii="Calibri" w:eastAsia="Times New Roman" w:hAnsi="Calibri" w:cs="Calibri"/>
                <w:color w:val="000000"/>
              </w:rPr>
              <w:t>:</w:t>
            </w:r>
            <w:r>
              <w:rPr>
                <w:rFonts w:ascii="Calibri" w:eastAsia="Times New Roman" w:hAnsi="Calibri" w:cs="Calibri"/>
                <w:color w:val="000000"/>
              </w:rPr>
              <w:t>MM</w:t>
            </w:r>
            <w:r w:rsidRPr="009073AA">
              <w:rPr>
                <w:rFonts w:ascii="Calibri" w:eastAsia="Times New Roman" w:hAnsi="Calibri" w:cs="Calibri"/>
                <w:color w:val="000000"/>
              </w:rPr>
              <w:t>)</w:t>
            </w:r>
          </w:p>
        </w:tc>
        <w:tc>
          <w:tcPr>
            <w:tcW w:w="1413" w:type="dxa"/>
            <w:noWrap/>
            <w:hideMark/>
          </w:tcPr>
          <w:p w14:paraId="39210920" w14:textId="429D6A5B" w:rsidR="006F2ECD" w:rsidRPr="009073AA" w:rsidRDefault="006F2ECD" w:rsidP="009073A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Total Points</w:t>
            </w:r>
          </w:p>
        </w:tc>
        <w:tc>
          <w:tcPr>
            <w:tcW w:w="1006" w:type="dxa"/>
            <w:noWrap/>
            <w:hideMark/>
          </w:tcPr>
          <w:p w14:paraId="028400F6" w14:textId="77777777" w:rsidR="006F2ECD" w:rsidRPr="009073AA" w:rsidRDefault="006F2ECD" w:rsidP="009073A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μ</w:t>
            </w:r>
            <w:r w:rsidRPr="00C6690E">
              <w:rPr>
                <w:rFonts w:ascii="Calibri" w:eastAsia="Times New Roman" w:hAnsi="Calibri" w:cs="Calibri"/>
                <w:color w:val="000000"/>
                <w:vertAlign w:val="subscript"/>
              </w:rPr>
              <w:t>ε</w:t>
            </w:r>
          </w:p>
        </w:tc>
        <w:tc>
          <w:tcPr>
            <w:tcW w:w="939" w:type="dxa"/>
            <w:noWrap/>
            <w:hideMark/>
          </w:tcPr>
          <w:p w14:paraId="1D258FA6" w14:textId="77777777" w:rsidR="006F2ECD" w:rsidRPr="009073AA" w:rsidRDefault="006F2ECD" w:rsidP="009073A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σ</w:t>
            </w:r>
            <w:r w:rsidRPr="00C6690E">
              <w:rPr>
                <w:rFonts w:ascii="Calibri" w:eastAsia="Times New Roman" w:hAnsi="Calibri" w:cs="Calibri"/>
                <w:color w:val="000000"/>
                <w:vertAlign w:val="subscript"/>
              </w:rPr>
              <w:t>ε</w:t>
            </w:r>
          </w:p>
        </w:tc>
        <w:tc>
          <w:tcPr>
            <w:tcW w:w="1000" w:type="dxa"/>
            <w:noWrap/>
            <w:hideMark/>
          </w:tcPr>
          <w:p w14:paraId="45048236" w14:textId="61B43DF6" w:rsidR="006F2ECD" w:rsidRPr="009073AA" w:rsidRDefault="006F2ECD" w:rsidP="009073A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RMSE</w:t>
            </w:r>
            <w:r w:rsidRPr="00C6690E">
              <w:rPr>
                <w:rFonts w:ascii="Calibri" w:eastAsia="Times New Roman" w:hAnsi="Calibri" w:cs="Calibri"/>
                <w:color w:val="000000"/>
                <w:vertAlign w:val="subscript"/>
              </w:rPr>
              <w:t>ε</w:t>
            </w:r>
          </w:p>
        </w:tc>
        <w:tc>
          <w:tcPr>
            <w:tcW w:w="1689" w:type="dxa"/>
            <w:noWrap/>
            <w:hideMark/>
          </w:tcPr>
          <w:p w14:paraId="11C744E0" w14:textId="5FCABF75" w:rsidR="006F2ECD" w:rsidRPr="009073AA" w:rsidRDefault="006F2ECD" w:rsidP="009073A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Image Scaling</w:t>
            </w:r>
          </w:p>
        </w:tc>
      </w:tr>
      <w:tr w:rsidR="006F2ECD" w:rsidRPr="009073AA" w14:paraId="120F179A" w14:textId="77777777" w:rsidTr="006F2ECD">
        <w:trPr>
          <w:trHeight w:val="300"/>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871ACB9" w14:textId="77777777" w:rsidR="006F2ECD" w:rsidRPr="009073AA" w:rsidRDefault="006F2ECD" w:rsidP="006F2ECD">
            <w:pPr>
              <w:rPr>
                <w:rFonts w:ascii="Calibri" w:eastAsia="Times New Roman" w:hAnsi="Calibri" w:cs="Calibri"/>
                <w:color w:val="000000"/>
              </w:rPr>
            </w:pPr>
            <w:r w:rsidRPr="009073AA">
              <w:rPr>
                <w:rFonts w:ascii="Calibri" w:eastAsia="Times New Roman" w:hAnsi="Calibri" w:cs="Calibri"/>
                <w:color w:val="000000"/>
              </w:rPr>
              <w:t>sparse</w:t>
            </w:r>
          </w:p>
        </w:tc>
        <w:tc>
          <w:tcPr>
            <w:tcW w:w="2706" w:type="dxa"/>
            <w:noWrap/>
            <w:hideMark/>
          </w:tcPr>
          <w:p w14:paraId="2BFBF127" w14:textId="77777777" w:rsidR="006F2ECD" w:rsidRPr="009073AA" w:rsidRDefault="006F2ECD" w:rsidP="006F2E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0:36</w:t>
            </w:r>
          </w:p>
        </w:tc>
        <w:tc>
          <w:tcPr>
            <w:tcW w:w="1413" w:type="dxa"/>
            <w:noWrap/>
            <w:hideMark/>
          </w:tcPr>
          <w:p w14:paraId="7B5F24A1" w14:textId="77777777" w:rsidR="006F2ECD" w:rsidRPr="009073AA" w:rsidRDefault="006F2ECD" w:rsidP="006F2E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22214</w:t>
            </w:r>
          </w:p>
        </w:tc>
        <w:tc>
          <w:tcPr>
            <w:tcW w:w="1006" w:type="dxa"/>
            <w:noWrap/>
            <w:hideMark/>
          </w:tcPr>
          <w:p w14:paraId="70CDE614" w14:textId="77777777" w:rsidR="006F2ECD" w:rsidRPr="009073AA" w:rsidRDefault="006F2ECD" w:rsidP="006F2E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-0.0001</w:t>
            </w:r>
          </w:p>
        </w:tc>
        <w:tc>
          <w:tcPr>
            <w:tcW w:w="939" w:type="dxa"/>
            <w:noWrap/>
            <w:hideMark/>
          </w:tcPr>
          <w:p w14:paraId="26007F02" w14:textId="77777777" w:rsidR="006F2ECD" w:rsidRPr="009073AA" w:rsidRDefault="006F2ECD" w:rsidP="006F2E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0.0028</w:t>
            </w:r>
          </w:p>
        </w:tc>
        <w:tc>
          <w:tcPr>
            <w:tcW w:w="1000" w:type="dxa"/>
            <w:noWrap/>
            <w:hideMark/>
          </w:tcPr>
          <w:p w14:paraId="7C153F5F" w14:textId="77777777" w:rsidR="006F2ECD" w:rsidRPr="009073AA" w:rsidRDefault="006F2ECD" w:rsidP="006F2E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0.0028</w:t>
            </w:r>
          </w:p>
        </w:tc>
        <w:tc>
          <w:tcPr>
            <w:tcW w:w="1689" w:type="dxa"/>
            <w:noWrap/>
            <w:hideMark/>
          </w:tcPr>
          <w:p w14:paraId="1CA21BBE" w14:textId="5C891852" w:rsidR="006F2ECD" w:rsidRPr="009073AA" w:rsidRDefault="006F2ECD" w:rsidP="006F2EC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Calibri" w:eastAsia="Times New Roman" w:hAnsi="Calibri" w:cs="Calibri"/>
                <w:color w:val="000000"/>
              </w:rPr>
              <w:t>100.0%</w:t>
            </w:r>
          </w:p>
        </w:tc>
      </w:tr>
      <w:tr w:rsidR="006F2ECD" w:rsidRPr="009073AA" w14:paraId="3DBA53A4" w14:textId="77777777" w:rsidTr="006F2ECD">
        <w:trPr>
          <w:trHeight w:val="300"/>
        </w:trPr>
        <w:tc>
          <w:tcPr>
            <w:cnfStyle w:val="001000000000" w:firstRow="0" w:lastRow="0" w:firstColumn="1" w:lastColumn="0" w:oddVBand="0" w:evenVBand="0" w:oddHBand="0" w:evenHBand="0" w:firstRowFirstColumn="0" w:firstRowLastColumn="0" w:lastRowFirstColumn="0" w:lastRowLastColumn="0"/>
            <w:tcW w:w="1751" w:type="dxa"/>
            <w:noWrap/>
            <w:hideMark/>
          </w:tcPr>
          <w:p w14:paraId="68091EAC" w14:textId="77777777" w:rsidR="006F2ECD" w:rsidRPr="009073AA" w:rsidRDefault="006F2ECD" w:rsidP="009073AA">
            <w:pPr>
              <w:rPr>
                <w:rFonts w:ascii="Calibri" w:eastAsia="Times New Roman" w:hAnsi="Calibri" w:cs="Calibri"/>
                <w:color w:val="000000"/>
              </w:rPr>
            </w:pPr>
            <w:r w:rsidRPr="009073AA">
              <w:rPr>
                <w:rFonts w:ascii="Calibri" w:eastAsia="Times New Roman" w:hAnsi="Calibri" w:cs="Calibri"/>
                <w:color w:val="000000"/>
              </w:rPr>
              <w:t>dense lowest</w:t>
            </w:r>
          </w:p>
        </w:tc>
        <w:tc>
          <w:tcPr>
            <w:tcW w:w="2706" w:type="dxa"/>
            <w:noWrap/>
            <w:hideMark/>
          </w:tcPr>
          <w:p w14:paraId="40EAA15F"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0:03</w:t>
            </w:r>
          </w:p>
        </w:tc>
        <w:tc>
          <w:tcPr>
            <w:tcW w:w="1413" w:type="dxa"/>
            <w:noWrap/>
            <w:hideMark/>
          </w:tcPr>
          <w:p w14:paraId="043DA124"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716331</w:t>
            </w:r>
          </w:p>
        </w:tc>
        <w:tc>
          <w:tcPr>
            <w:tcW w:w="1006" w:type="dxa"/>
            <w:noWrap/>
            <w:hideMark/>
          </w:tcPr>
          <w:p w14:paraId="14B8CC6C"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-0.0066</w:t>
            </w:r>
          </w:p>
        </w:tc>
        <w:tc>
          <w:tcPr>
            <w:tcW w:w="939" w:type="dxa"/>
            <w:noWrap/>
            <w:hideMark/>
          </w:tcPr>
          <w:p w14:paraId="108711AC"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0.0323</w:t>
            </w:r>
          </w:p>
        </w:tc>
        <w:tc>
          <w:tcPr>
            <w:tcW w:w="1000" w:type="dxa"/>
            <w:noWrap/>
            <w:hideMark/>
          </w:tcPr>
          <w:p w14:paraId="28BD9D12"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0.0330</w:t>
            </w:r>
          </w:p>
        </w:tc>
        <w:tc>
          <w:tcPr>
            <w:tcW w:w="1689" w:type="dxa"/>
            <w:noWrap/>
            <w:hideMark/>
          </w:tcPr>
          <w:p w14:paraId="5A3BA874" w14:textId="6AF23568"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w:t>
            </w:r>
            <w:r>
              <w:rPr>
                <w:rFonts w:ascii="Calibri" w:eastAsia="Times New Roman" w:hAnsi="Calibri" w:cs="Calibri"/>
                <w:color w:val="000000"/>
              </w:rPr>
              <w:t>4%</w:t>
            </w:r>
          </w:p>
        </w:tc>
      </w:tr>
      <w:tr w:rsidR="006F2ECD" w:rsidRPr="009073AA" w14:paraId="4298D839" w14:textId="77777777" w:rsidTr="006F2ECD">
        <w:trPr>
          <w:trHeight w:val="300"/>
        </w:trPr>
        <w:tc>
          <w:tcPr>
            <w:cnfStyle w:val="001000000000" w:firstRow="0" w:lastRow="0" w:firstColumn="1" w:lastColumn="0" w:oddVBand="0" w:evenVBand="0" w:oddHBand="0" w:evenHBand="0" w:firstRowFirstColumn="0" w:firstRowLastColumn="0" w:lastRowFirstColumn="0" w:lastRowLastColumn="0"/>
            <w:tcW w:w="1751" w:type="dxa"/>
            <w:noWrap/>
            <w:hideMark/>
          </w:tcPr>
          <w:p w14:paraId="30278AD4" w14:textId="77777777" w:rsidR="006F2ECD" w:rsidRPr="009073AA" w:rsidRDefault="006F2ECD" w:rsidP="009073AA">
            <w:pPr>
              <w:rPr>
                <w:rFonts w:ascii="Calibri" w:eastAsia="Times New Roman" w:hAnsi="Calibri" w:cs="Calibri"/>
                <w:color w:val="000000"/>
              </w:rPr>
            </w:pPr>
            <w:r w:rsidRPr="009073AA">
              <w:rPr>
                <w:rFonts w:ascii="Calibri" w:eastAsia="Times New Roman" w:hAnsi="Calibri" w:cs="Calibri"/>
                <w:color w:val="000000"/>
              </w:rPr>
              <w:t>dense low</w:t>
            </w:r>
          </w:p>
        </w:tc>
        <w:tc>
          <w:tcPr>
            <w:tcW w:w="2706" w:type="dxa"/>
            <w:noWrap/>
            <w:hideMark/>
          </w:tcPr>
          <w:p w14:paraId="7805AF18"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0:09</w:t>
            </w:r>
          </w:p>
        </w:tc>
        <w:tc>
          <w:tcPr>
            <w:tcW w:w="1413" w:type="dxa"/>
            <w:noWrap/>
            <w:hideMark/>
          </w:tcPr>
          <w:p w14:paraId="0D1B21E2"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2886971</w:t>
            </w:r>
          </w:p>
        </w:tc>
        <w:tc>
          <w:tcPr>
            <w:tcW w:w="1006" w:type="dxa"/>
            <w:noWrap/>
            <w:hideMark/>
          </w:tcPr>
          <w:p w14:paraId="57D2B7B1"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-0.0020</w:t>
            </w:r>
          </w:p>
        </w:tc>
        <w:tc>
          <w:tcPr>
            <w:tcW w:w="939" w:type="dxa"/>
            <w:noWrap/>
            <w:hideMark/>
          </w:tcPr>
          <w:p w14:paraId="49DDE5EE"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0.0154</w:t>
            </w:r>
          </w:p>
        </w:tc>
        <w:tc>
          <w:tcPr>
            <w:tcW w:w="1000" w:type="dxa"/>
            <w:noWrap/>
            <w:hideMark/>
          </w:tcPr>
          <w:p w14:paraId="60CAB320"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0.0156</w:t>
            </w:r>
          </w:p>
        </w:tc>
        <w:tc>
          <w:tcPr>
            <w:tcW w:w="1689" w:type="dxa"/>
            <w:noWrap/>
            <w:hideMark/>
          </w:tcPr>
          <w:p w14:paraId="444FC080" w14:textId="046A310B"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1.</w:t>
            </w:r>
            <w:r>
              <w:rPr>
                <w:rFonts w:ascii="Calibri" w:eastAsia="Times New Roman" w:hAnsi="Calibri" w:cs="Calibri"/>
                <w:color w:val="000000"/>
              </w:rPr>
              <w:t>6%</w:t>
            </w:r>
          </w:p>
        </w:tc>
      </w:tr>
      <w:tr w:rsidR="006F2ECD" w:rsidRPr="009073AA" w14:paraId="19B56DBF" w14:textId="77777777" w:rsidTr="006F2ECD">
        <w:trPr>
          <w:trHeight w:val="300"/>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CABE7DB" w14:textId="77777777" w:rsidR="006F2ECD" w:rsidRPr="009073AA" w:rsidRDefault="006F2ECD" w:rsidP="009073AA">
            <w:pPr>
              <w:rPr>
                <w:rFonts w:ascii="Calibri" w:eastAsia="Times New Roman" w:hAnsi="Calibri" w:cs="Calibri"/>
                <w:color w:val="000000"/>
              </w:rPr>
            </w:pPr>
            <w:r w:rsidRPr="009073AA">
              <w:rPr>
                <w:rFonts w:ascii="Calibri" w:eastAsia="Times New Roman" w:hAnsi="Calibri" w:cs="Calibri"/>
                <w:color w:val="000000"/>
              </w:rPr>
              <w:t>dense medium</w:t>
            </w:r>
          </w:p>
        </w:tc>
        <w:tc>
          <w:tcPr>
            <w:tcW w:w="2706" w:type="dxa"/>
            <w:noWrap/>
            <w:hideMark/>
          </w:tcPr>
          <w:p w14:paraId="69EAC500"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0:30</w:t>
            </w:r>
          </w:p>
        </w:tc>
        <w:tc>
          <w:tcPr>
            <w:tcW w:w="1413" w:type="dxa"/>
            <w:noWrap/>
            <w:hideMark/>
          </w:tcPr>
          <w:p w14:paraId="6E94885C"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11587504</w:t>
            </w:r>
          </w:p>
        </w:tc>
        <w:tc>
          <w:tcPr>
            <w:tcW w:w="1006" w:type="dxa"/>
            <w:noWrap/>
            <w:hideMark/>
          </w:tcPr>
          <w:p w14:paraId="5D05239A"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-0.0005</w:t>
            </w:r>
          </w:p>
        </w:tc>
        <w:tc>
          <w:tcPr>
            <w:tcW w:w="939" w:type="dxa"/>
            <w:noWrap/>
            <w:hideMark/>
          </w:tcPr>
          <w:p w14:paraId="2933B9B1"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0.0077</w:t>
            </w:r>
          </w:p>
        </w:tc>
        <w:tc>
          <w:tcPr>
            <w:tcW w:w="1000" w:type="dxa"/>
            <w:noWrap/>
            <w:hideMark/>
          </w:tcPr>
          <w:p w14:paraId="4067809C"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0.0077</w:t>
            </w:r>
          </w:p>
        </w:tc>
        <w:tc>
          <w:tcPr>
            <w:tcW w:w="1689" w:type="dxa"/>
            <w:noWrap/>
            <w:hideMark/>
          </w:tcPr>
          <w:p w14:paraId="52C2E419" w14:textId="7C63A9C6"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6.</w:t>
            </w:r>
            <w:r>
              <w:rPr>
                <w:rFonts w:ascii="Calibri" w:eastAsia="Times New Roman" w:hAnsi="Calibri" w:cs="Calibri"/>
                <w:color w:val="000000"/>
              </w:rPr>
              <w:t>3%</w:t>
            </w:r>
          </w:p>
        </w:tc>
      </w:tr>
      <w:tr w:rsidR="006F2ECD" w:rsidRPr="009073AA" w14:paraId="2DCB8E72" w14:textId="77777777" w:rsidTr="006F2ECD">
        <w:trPr>
          <w:trHeight w:val="300"/>
        </w:trPr>
        <w:tc>
          <w:tcPr>
            <w:cnfStyle w:val="001000000000" w:firstRow="0" w:lastRow="0" w:firstColumn="1" w:lastColumn="0" w:oddVBand="0" w:evenVBand="0" w:oddHBand="0" w:evenHBand="0" w:firstRowFirstColumn="0" w:firstRowLastColumn="0" w:lastRowFirstColumn="0" w:lastRowLastColumn="0"/>
            <w:tcW w:w="1751" w:type="dxa"/>
            <w:noWrap/>
            <w:hideMark/>
          </w:tcPr>
          <w:p w14:paraId="604009FB" w14:textId="77777777" w:rsidR="006F2ECD" w:rsidRPr="009073AA" w:rsidRDefault="006F2ECD" w:rsidP="009073AA">
            <w:pPr>
              <w:rPr>
                <w:rFonts w:ascii="Calibri" w:eastAsia="Times New Roman" w:hAnsi="Calibri" w:cs="Calibri"/>
                <w:color w:val="000000"/>
              </w:rPr>
            </w:pPr>
            <w:r w:rsidRPr="009073AA">
              <w:rPr>
                <w:rFonts w:ascii="Calibri" w:eastAsia="Times New Roman" w:hAnsi="Calibri" w:cs="Calibri"/>
                <w:color w:val="000000"/>
              </w:rPr>
              <w:t>dense high</w:t>
            </w:r>
          </w:p>
        </w:tc>
        <w:tc>
          <w:tcPr>
            <w:tcW w:w="2706" w:type="dxa"/>
            <w:noWrap/>
            <w:hideMark/>
          </w:tcPr>
          <w:p w14:paraId="13CBDAF9"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2:19</w:t>
            </w:r>
          </w:p>
        </w:tc>
        <w:tc>
          <w:tcPr>
            <w:tcW w:w="1413" w:type="dxa"/>
            <w:noWrap/>
            <w:hideMark/>
          </w:tcPr>
          <w:p w14:paraId="0E9C2E71"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46465218</w:t>
            </w:r>
          </w:p>
        </w:tc>
        <w:tc>
          <w:tcPr>
            <w:tcW w:w="1006" w:type="dxa"/>
            <w:noWrap/>
            <w:hideMark/>
          </w:tcPr>
          <w:p w14:paraId="771BFB75"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-0.0002</w:t>
            </w:r>
          </w:p>
        </w:tc>
        <w:tc>
          <w:tcPr>
            <w:tcW w:w="939" w:type="dxa"/>
            <w:noWrap/>
            <w:hideMark/>
          </w:tcPr>
          <w:p w14:paraId="078AACFF"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0.0044</w:t>
            </w:r>
          </w:p>
        </w:tc>
        <w:tc>
          <w:tcPr>
            <w:tcW w:w="1000" w:type="dxa"/>
            <w:noWrap/>
            <w:hideMark/>
          </w:tcPr>
          <w:p w14:paraId="6E1B5EEB"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0.0044</w:t>
            </w:r>
          </w:p>
        </w:tc>
        <w:tc>
          <w:tcPr>
            <w:tcW w:w="1689" w:type="dxa"/>
            <w:noWrap/>
            <w:hideMark/>
          </w:tcPr>
          <w:p w14:paraId="69F66D4A" w14:textId="22BAA723"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25</w:t>
            </w:r>
            <w:r>
              <w:rPr>
                <w:rFonts w:ascii="Calibri" w:eastAsia="Times New Roman" w:hAnsi="Calibri" w:cs="Calibri"/>
                <w:color w:val="000000"/>
              </w:rPr>
              <w:t>.0%</w:t>
            </w:r>
          </w:p>
        </w:tc>
      </w:tr>
      <w:tr w:rsidR="006F2ECD" w:rsidRPr="009073AA" w14:paraId="09F5217A" w14:textId="77777777" w:rsidTr="006F2ECD">
        <w:trPr>
          <w:trHeight w:val="300"/>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52467BA" w14:textId="77777777" w:rsidR="006F2ECD" w:rsidRPr="009073AA" w:rsidRDefault="006F2ECD" w:rsidP="009073AA">
            <w:pPr>
              <w:rPr>
                <w:rFonts w:ascii="Calibri" w:eastAsia="Times New Roman" w:hAnsi="Calibri" w:cs="Calibri"/>
                <w:color w:val="000000"/>
              </w:rPr>
            </w:pPr>
            <w:r w:rsidRPr="009073AA">
              <w:rPr>
                <w:rFonts w:ascii="Calibri" w:eastAsia="Times New Roman" w:hAnsi="Calibri" w:cs="Calibri"/>
                <w:color w:val="000000"/>
              </w:rPr>
              <w:t>dense ultrahigh</w:t>
            </w:r>
          </w:p>
        </w:tc>
        <w:tc>
          <w:tcPr>
            <w:tcW w:w="2706" w:type="dxa"/>
            <w:noWrap/>
            <w:hideMark/>
          </w:tcPr>
          <w:p w14:paraId="10AC533E"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11:54</w:t>
            </w:r>
          </w:p>
        </w:tc>
        <w:tc>
          <w:tcPr>
            <w:tcW w:w="1413" w:type="dxa"/>
            <w:noWrap/>
            <w:hideMark/>
          </w:tcPr>
          <w:p w14:paraId="3E0230FD"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186313448</w:t>
            </w:r>
          </w:p>
        </w:tc>
        <w:tc>
          <w:tcPr>
            <w:tcW w:w="1006" w:type="dxa"/>
            <w:noWrap/>
            <w:hideMark/>
          </w:tcPr>
          <w:p w14:paraId="21D6C862"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-0.0002</w:t>
            </w:r>
          </w:p>
        </w:tc>
        <w:tc>
          <w:tcPr>
            <w:tcW w:w="939" w:type="dxa"/>
            <w:noWrap/>
            <w:hideMark/>
          </w:tcPr>
          <w:p w14:paraId="47D2151E"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0.0026</w:t>
            </w:r>
          </w:p>
        </w:tc>
        <w:tc>
          <w:tcPr>
            <w:tcW w:w="1000" w:type="dxa"/>
            <w:noWrap/>
            <w:hideMark/>
          </w:tcPr>
          <w:p w14:paraId="6180FE9B" w14:textId="77777777"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0.0026</w:t>
            </w:r>
          </w:p>
        </w:tc>
        <w:tc>
          <w:tcPr>
            <w:tcW w:w="1689" w:type="dxa"/>
            <w:noWrap/>
            <w:hideMark/>
          </w:tcPr>
          <w:p w14:paraId="215D0E2A" w14:textId="482EB203" w:rsidR="006F2ECD" w:rsidRPr="009073AA" w:rsidRDefault="006F2ECD" w:rsidP="009073A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073AA">
              <w:rPr>
                <w:rFonts w:ascii="Calibri" w:eastAsia="Times New Roman" w:hAnsi="Calibri" w:cs="Calibri"/>
                <w:color w:val="000000"/>
              </w:rPr>
              <w:t>100</w:t>
            </w:r>
            <w:r>
              <w:rPr>
                <w:rFonts w:ascii="Calibri" w:eastAsia="Times New Roman" w:hAnsi="Calibri" w:cs="Calibri"/>
                <w:color w:val="000000"/>
              </w:rPr>
              <w:t>.0%</w:t>
            </w:r>
          </w:p>
        </w:tc>
      </w:tr>
    </w:tbl>
    <w:p w14:paraId="6E5F07A4" w14:textId="77777777" w:rsidR="009073AA" w:rsidRPr="001A40BB" w:rsidRDefault="009073AA" w:rsidP="004B1D62">
      <w:pPr>
        <w:spacing w:line="240" w:lineRule="auto"/>
        <w:rPr>
          <w:rFonts w:ascii="Times New Roman" w:hAnsi="Times New Roman" w:cs="Times New Roman"/>
          <w:sz w:val="24"/>
          <w:szCs w:val="24"/>
        </w:rPr>
      </w:pPr>
    </w:p>
    <w:p w14:paraId="708BB3F8" w14:textId="69AABBE5" w:rsidR="007A2571"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Each of the dense </w:t>
      </w:r>
      <w:r w:rsidR="00D928B4">
        <w:rPr>
          <w:rFonts w:ascii="Times New Roman" w:hAnsi="Times New Roman" w:cs="Times New Roman"/>
          <w:sz w:val="24"/>
          <w:szCs w:val="24"/>
        </w:rPr>
        <w:t>point cloud</w:t>
      </w:r>
      <w:r w:rsidRPr="001A40BB">
        <w:rPr>
          <w:rFonts w:ascii="Times New Roman" w:hAnsi="Times New Roman" w:cs="Times New Roman"/>
          <w:sz w:val="24"/>
          <w:szCs w:val="24"/>
        </w:rPr>
        <w:t>s i</w:t>
      </w:r>
      <w:r w:rsidR="00F008FF">
        <w:rPr>
          <w:rFonts w:ascii="Times New Roman" w:hAnsi="Times New Roman" w:cs="Times New Roman"/>
          <w:sz w:val="24"/>
          <w:szCs w:val="24"/>
        </w:rPr>
        <w:t>s processed using CloudCompare</w:t>
      </w:r>
      <w:r w:rsidR="00E6202A">
        <w:rPr>
          <w:rFonts w:ascii="Times New Roman" w:hAnsi="Times New Roman" w:cs="Times New Roman"/>
          <w:sz w:val="24"/>
          <w:szCs w:val="24"/>
        </w:rPr>
        <w:t xml:space="preserve"> </w:t>
      </w:r>
      <w:r w:rsidR="00E6202A">
        <w:rPr>
          <w:rFonts w:ascii="Times New Roman" w:hAnsi="Times New Roman" w:cs="Times New Roman"/>
          <w:sz w:val="24"/>
          <w:szCs w:val="24"/>
        </w:rPr>
        <w:fldChar w:fldCharType="begin" w:fldLock="1"/>
      </w:r>
      <w:r w:rsidR="00D714DC">
        <w:rPr>
          <w:rFonts w:ascii="Times New Roman" w:hAnsi="Times New Roman" w:cs="Times New Roman"/>
          <w:sz w:val="24"/>
          <w:szCs w:val="24"/>
        </w:rPr>
        <w:instrText>ADDIN CSL_CITATION { "citationItems" : [ { "id" : "ITEM-1", "itemData" : { "URL" : "http://www.cloudcompare.org/", "id" : "ITEM-1", "issued" : { "date-parts" : [ [ "2017" ] ] }, "title" : "CloudCompare (version 2.8)", "type" : "webpage" }, "uris" : [ "http://www.mendeley.com/documents/?uuid=c821cb48-23e5-4cd8-afbc-412dae35d839" ] } ], "mendeley" : { "formattedCitation" : "[27]", "plainTextFormattedCitation" : "[27]", "previouslyFormattedCitation" : "(Anon 2017)" }, "properties" : { "noteIndex" : 0 }, "schema" : "https://github.com/citation-style-language/schema/raw/master/csl-citation.json" }</w:instrText>
      </w:r>
      <w:r w:rsidR="00E6202A">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[27]</w:t>
      </w:r>
      <w:r w:rsidR="00E6202A">
        <w:rPr>
          <w:rFonts w:ascii="Times New Roman" w:hAnsi="Times New Roman" w:cs="Times New Roman"/>
          <w:sz w:val="24"/>
          <w:szCs w:val="24"/>
        </w:rPr>
        <w:fldChar w:fldCharType="end"/>
      </w:r>
      <w:r w:rsidRPr="001A40BB">
        <w:rPr>
          <w:rFonts w:ascii="Times New Roman" w:hAnsi="Times New Roman" w:cs="Times New Roman"/>
          <w:sz w:val="24"/>
          <w:szCs w:val="24"/>
        </w:rPr>
        <w:t xml:space="preserve"> and compared to the ground</w:t>
      </w:r>
      <w:r w:rsidR="00984150">
        <w:rPr>
          <w:rFonts w:ascii="Times New Roman" w:hAnsi="Times New Roman" w:cs="Times New Roman"/>
          <w:sz w:val="24"/>
          <w:szCs w:val="24"/>
        </w:rPr>
        <w:t xml:space="preserve"> </w:t>
      </w:r>
      <w:r w:rsidRPr="001A40BB">
        <w:rPr>
          <w:rFonts w:ascii="Times New Roman" w:hAnsi="Times New Roman" w:cs="Times New Roman"/>
          <w:sz w:val="24"/>
          <w:szCs w:val="24"/>
        </w:rPr>
        <w:t xml:space="preserve">truth blender mesh using the </w:t>
      </w:r>
      <w:r w:rsidR="00984150">
        <w:rPr>
          <w:rFonts w:ascii="Times New Roman" w:hAnsi="Times New Roman" w:cs="Times New Roman"/>
          <w:sz w:val="24"/>
          <w:szCs w:val="24"/>
        </w:rPr>
        <w:t>“</w:t>
      </w:r>
      <w:r w:rsidRPr="001A40BB">
        <w:rPr>
          <w:rFonts w:ascii="Times New Roman" w:hAnsi="Times New Roman" w:cs="Times New Roman"/>
          <w:sz w:val="24"/>
          <w:szCs w:val="24"/>
        </w:rPr>
        <w:t>point to plane</w:t>
      </w:r>
      <w:r w:rsidR="00984150">
        <w:rPr>
          <w:rFonts w:ascii="Times New Roman" w:hAnsi="Times New Roman" w:cs="Times New Roman"/>
          <w:sz w:val="24"/>
          <w:szCs w:val="24"/>
        </w:rPr>
        <w:t>”</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tool.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tool calculates the signed distance of every point in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to the nearest surface on the mesh, using the surface normal to determine the sign of the error. Each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was then exported and analyzed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determine how the dense reconstruction quality setting effects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error.</w:t>
      </w:r>
    </w:p>
    <w:p w14:paraId="3A842263" w14:textId="76FA412D" w:rsidR="001A40BB" w:rsidRPr="001A40BB" w:rsidRDefault="00627FFA" w:rsidP="00C67D25">
      <w:pPr>
        <w:pStyle w:val="Heading1"/>
      </w:pPr>
      <w:r>
        <w:t xml:space="preserve">Use Case </w:t>
      </w:r>
      <w:r w:rsidR="001A40BB" w:rsidRPr="001A40BB">
        <w:t>Results</w:t>
      </w:r>
    </w:p>
    <w:p w14:paraId="7A27FC04" w14:textId="68C999D1"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error was first visualized spatially for each reconstruction by gridding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elevation and error using a </w:t>
      </w:r>
      <w:del w:id="287" w:author="Richie" w:date="2017-03-03T01:51:00Z">
        <w:r w:rsidRPr="001A40BB" w:rsidDel="00EC60E3">
          <w:rPr>
            <w:rFonts w:ascii="Times New Roman" w:hAnsi="Times New Roman" w:cs="Times New Roman"/>
            <w:sz w:val="24"/>
            <w:szCs w:val="24"/>
          </w:rPr>
          <w:delText>nearest neighbor</w:delText>
        </w:r>
      </w:del>
      <w:ins w:id="288" w:author="Richie" w:date="2017-03-03T01:51:00Z">
        <w:r w:rsidR="00EC60E3">
          <w:rPr>
            <w:rFonts w:ascii="Times New Roman" w:hAnsi="Times New Roman" w:cs="Times New Roman"/>
            <w:sz w:val="24"/>
            <w:szCs w:val="24"/>
          </w:rPr>
          <w:t>binning</w:t>
        </w:r>
      </w:ins>
      <w:r w:rsidRPr="001A40BB">
        <w:rPr>
          <w:rFonts w:ascii="Times New Roman" w:hAnsi="Times New Roman" w:cs="Times New Roman"/>
          <w:sz w:val="24"/>
          <w:szCs w:val="24"/>
        </w:rPr>
        <w:t xml:space="preserve"> gridding </w:t>
      </w:r>
      <w:del w:id="289" w:author="Richie" w:date="2017-03-03T01:51:00Z">
        <w:r w:rsidRPr="001A40BB" w:rsidDel="00EC60E3">
          <w:rPr>
            <w:rFonts w:ascii="Times New Roman" w:hAnsi="Times New Roman" w:cs="Times New Roman"/>
            <w:sz w:val="24"/>
            <w:szCs w:val="24"/>
          </w:rPr>
          <w:delText>technique</w:delText>
        </w:r>
      </w:del>
      <w:ins w:id="290" w:author="Richie" w:date="2017-03-03T01:51:00Z">
        <w:r w:rsidR="00EC60E3">
          <w:rPr>
            <w:rFonts w:ascii="Times New Roman" w:hAnsi="Times New Roman" w:cs="Times New Roman"/>
            <w:sz w:val="24"/>
            <w:szCs w:val="24"/>
          </w:rPr>
          <w:t xml:space="preserve">algorithm, where </w:t>
        </w:r>
      </w:ins>
      <w:ins w:id="291" w:author="Richie" w:date="2017-03-03T01:52:00Z">
        <w:r w:rsidR="00EC60E3">
          <w:rPr>
            <w:rFonts w:ascii="Times New Roman" w:hAnsi="Times New Roman" w:cs="Times New Roman"/>
            <w:sz w:val="24"/>
            <w:szCs w:val="24"/>
          </w:rPr>
          <w:t>the value of each grid cell is calculated as a mean of all the points located horizontally within that grid cell</w:t>
        </w:r>
      </w:ins>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number of points and standard deviation of points in each grid cell are also visualized.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results for the medium quality dense reconstruction are shown in </w:t>
      </w:r>
      <w:r w:rsidR="00F008FF">
        <w:rPr>
          <w:rFonts w:ascii="Times New Roman" w:hAnsi="Times New Roman" w:cs="Times New Roman"/>
          <w:sz w:val="24"/>
          <w:szCs w:val="24"/>
        </w:rPr>
        <w:t>Figure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These plots are useful to begin to explore the spatial variability in both the density and the errors in the </w:t>
      </w:r>
      <w:r w:rsidRPr="001A40BB">
        <w:rPr>
          <w:rFonts w:ascii="Times New Roman" w:hAnsi="Times New Roman" w:cs="Times New Roman"/>
          <w:sz w:val="24"/>
          <w:szCs w:val="24"/>
        </w:rPr>
        <w:lastRenderedPageBreak/>
        <w:t>data.</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One initial observation for this dataset is that there is a larger standard deviation of error at the edges of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outside the extents of the AOI.</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is due to the poor viewing geometry at the edges of the scene, and suggests that in practice these data points outside of the AOI should be either discarded or used cautiously.</w:t>
      </w:r>
    </w:p>
    <w:p w14:paraId="7361DAD4" w14:textId="77777777" w:rsidR="008D6F0E" w:rsidRDefault="001A40BB" w:rsidP="00090020">
      <w:pPr>
        <w:keepNext/>
        <w:spacing w:line="240" w:lineRule="auto"/>
      </w:pPr>
      <w:r w:rsidRPr="001A40BB">
        <w:rPr>
          <w:rFonts w:ascii="Times New Roman" w:hAnsi="Times New Roman" w:cs="Times New Roman"/>
          <w:noProof/>
          <w:sz w:val="24"/>
          <w:szCs w:val="24"/>
        </w:rPr>
        <w:drawing>
          <wp:inline distT="0" distB="0" distL="0" distR="0" wp14:anchorId="6DB39C59" wp14:editId="7FCFD501">
            <wp:extent cx="5943600" cy="395785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4852"/>
                    <a:stretch/>
                  </pic:blipFill>
                  <pic:spPr bwMode="auto">
                    <a:xfrm>
                      <a:off x="0" y="0"/>
                      <a:ext cx="5943600" cy="3957851"/>
                    </a:xfrm>
                    <a:prstGeom prst="rect">
                      <a:avLst/>
                    </a:prstGeom>
                    <a:ln>
                      <a:noFill/>
                    </a:ln>
                    <a:extLst>
                      <a:ext uri="{53640926-AAD7-44D8-BBD7-CCE9431645EC}">
                        <a14:shadowObscured xmlns:a14="http://schemas.microsoft.com/office/drawing/2010/main"/>
                      </a:ext>
                    </a:extLst>
                  </pic:spPr>
                </pic:pic>
              </a:graphicData>
            </a:graphic>
          </wp:inline>
        </w:drawing>
      </w:r>
    </w:p>
    <w:p w14:paraId="6AFC0D4D" w14:textId="274F8CCC" w:rsidR="001A40BB" w:rsidRPr="00090020" w:rsidRDefault="008D6F0E" w:rsidP="00090020">
      <w:pPr>
        <w:pStyle w:val="Caption"/>
        <w:rPr>
          <w:rFonts w:ascii="Times New Roman" w:hAnsi="Times New Roman" w:cs="Times New Roman"/>
          <w:i w:val="0"/>
          <w:sz w:val="24"/>
          <w:szCs w:val="24"/>
        </w:rPr>
      </w:pPr>
      <w:r>
        <w:t xml:space="preserve">Figure </w:t>
      </w:r>
      <w:r>
        <w:fldChar w:fldCharType="begin"/>
      </w:r>
      <w:r>
        <w:instrText xml:space="preserve"> SEQ Figure \* ARABIC </w:instrText>
      </w:r>
      <w:r>
        <w:fldChar w:fldCharType="separate"/>
      </w:r>
      <w:r w:rsidR="001611DF">
        <w:rPr>
          <w:noProof/>
        </w:rPr>
        <w:t>7</w:t>
      </w:r>
      <w:r>
        <w:fldChar w:fldCharType="end"/>
      </w:r>
      <w:r>
        <w:t xml:space="preserve">. </w:t>
      </w:r>
      <w:r>
        <w:rPr>
          <w:i w:val="0"/>
        </w:rPr>
        <w:t xml:space="preserve">The </w:t>
      </w:r>
      <w:r w:rsidR="00090020">
        <w:rPr>
          <w:i w:val="0"/>
        </w:rPr>
        <w:t xml:space="preserve">elevation, error, number of points, and standard deviation of error are gridded to 0.5 meter grid cells using a binning gridding algorithm and visualized.  </w:t>
      </w:r>
    </w:p>
    <w:p w14:paraId="629739E2" w14:textId="207CD691"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To qualitatively observe the effect of different quality dense reconstructions, a plot showing the true surface and the points from each construction in a </w:t>
      </w:r>
      <w:r w:rsidR="00F008FF" w:rsidRPr="001A40BB">
        <w:rPr>
          <w:rFonts w:ascii="Times New Roman" w:hAnsi="Times New Roman" w:cs="Times New Roman"/>
          <w:sz w:val="24"/>
          <w:szCs w:val="24"/>
        </w:rPr>
        <w:t>0.5-meter-wide</w:t>
      </w:r>
      <w:r w:rsidRPr="001A40BB">
        <w:rPr>
          <w:rFonts w:ascii="Times New Roman" w:hAnsi="Times New Roman" w:cs="Times New Roman"/>
          <w:sz w:val="24"/>
          <w:szCs w:val="24"/>
        </w:rPr>
        <w:t xml:space="preserve"> section of the 27</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box is shown in </w:t>
      </w:r>
      <w:r w:rsidR="00F008FF">
        <w:rPr>
          <w:rFonts w:ascii="Times New Roman" w:hAnsi="Times New Roman" w:cs="Times New Roman"/>
          <w:sz w:val="24"/>
          <w:szCs w:val="24"/>
        </w:rPr>
        <w:t>Figure 7</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Notice that the accuracy of each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at the sharp corners of the box improves as the quality of the reconstruction increases</w:t>
      </w:r>
      <w:r w:rsidR="00047D14">
        <w:rPr>
          <w:rFonts w:ascii="Times New Roman" w:hAnsi="Times New Roman" w:cs="Times New Roman"/>
          <w:sz w:val="24"/>
          <w:szCs w:val="24"/>
        </w:rPr>
        <w:t xml:space="preserve">, which is consistent with the </w:t>
      </w:r>
      <w:r w:rsidR="00560F97">
        <w:rPr>
          <w:rFonts w:ascii="Times New Roman" w:hAnsi="Times New Roman" w:cs="Times New Roman"/>
          <w:sz w:val="24"/>
          <w:szCs w:val="24"/>
        </w:rPr>
        <w:t>Agisoft Photoscan Pro</w:t>
      </w:r>
      <w:r w:rsidR="00047D14">
        <w:rPr>
          <w:rFonts w:ascii="Times New Roman" w:hAnsi="Times New Roman" w:cs="Times New Roman"/>
          <w:sz w:val="24"/>
          <w:szCs w:val="24"/>
        </w:rPr>
        <w:t xml:space="preserve"> manual</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observation suggests that higher quality dense reconstruction settings will increase accuracy in regions with sharp corners.</w:t>
      </w:r>
    </w:p>
    <w:p w14:paraId="5E947721" w14:textId="0998EA97" w:rsidR="001A40BB" w:rsidRDefault="001A40BB" w:rsidP="004B1D62">
      <w:pPr>
        <w:spacing w:line="240" w:lineRule="auto"/>
        <w:rPr>
          <w:rFonts w:ascii="Times New Roman" w:hAnsi="Times New Roman" w:cs="Times New Roman"/>
          <w:sz w:val="24"/>
          <w:szCs w:val="24"/>
        </w:rPr>
      </w:pPr>
    </w:p>
    <w:p w14:paraId="4ADAB321" w14:textId="77777777" w:rsidR="001611DF" w:rsidRDefault="007F6C33" w:rsidP="001611DF">
      <w:pPr>
        <w:keepNext/>
        <w:spacing w:line="240" w:lineRule="auto"/>
      </w:pPr>
      <w:r>
        <w:rPr>
          <w:rFonts w:ascii="Times New Roman" w:hAnsi="Times New Roman" w:cs="Times New Roman"/>
          <w:noProof/>
          <w:sz w:val="24"/>
          <w:szCs w:val="24"/>
        </w:rPr>
        <w:lastRenderedPageBreak/>
        <w:drawing>
          <wp:inline distT="0" distB="0" distL="0" distR="0" wp14:anchorId="5B0EE21E" wp14:editId="55887DB7">
            <wp:extent cx="5943600" cy="36531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prof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558A34FE" w14:textId="51BE7DD6" w:rsidR="007F6C33" w:rsidRPr="001611DF" w:rsidRDefault="001611DF" w:rsidP="001611DF">
      <w:pPr>
        <w:pStyle w:val="Caption"/>
        <w:rPr>
          <w:i w:val="0"/>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1611DF">
        <w:rPr>
          <w:i w:val="0"/>
        </w:rPr>
        <w:t>A 50cm wide section of the point cloud containing a box is shown with the dense reconstruction point clouds overlaid to demonstrate the effect of point cloud dense reconstruction quality on accuracy near sharp edges.</w:t>
      </w:r>
    </w:p>
    <w:p w14:paraId="4B01CF80" w14:textId="1B8749B1" w:rsidR="0068358A" w:rsidRDefault="0068358A"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t>A visualization of the horizontal error of points along one side of the box is shown in Figure 8.</w:t>
      </w:r>
      <w:r w:rsidR="005A13BF">
        <w:rPr>
          <w:rFonts w:ascii="Times New Roman" w:hAnsi="Times New Roman" w:cs="Times New Roman"/>
          <w:sz w:val="24"/>
          <w:szCs w:val="24"/>
        </w:rPr>
        <w:t xml:space="preserve"> </w:t>
      </w:r>
      <w:r w:rsidR="0066586D">
        <w:rPr>
          <w:rFonts w:ascii="Times New Roman" w:hAnsi="Times New Roman" w:cs="Times New Roman"/>
          <w:sz w:val="24"/>
          <w:szCs w:val="24"/>
        </w:rPr>
        <w:t xml:space="preserve">All points within 0.25 meters </w:t>
      </w:r>
      <w:r w:rsidR="005478B8">
        <w:rPr>
          <w:rFonts w:ascii="Times New Roman" w:hAnsi="Times New Roman" w:cs="Times New Roman"/>
          <w:sz w:val="24"/>
          <w:szCs w:val="24"/>
        </w:rPr>
        <w:t xml:space="preserve">horizontally </w:t>
      </w:r>
      <w:r w:rsidR="0066586D">
        <w:rPr>
          <w:rFonts w:ascii="Times New Roman" w:hAnsi="Times New Roman" w:cs="Times New Roman"/>
          <w:sz w:val="24"/>
          <w:szCs w:val="24"/>
        </w:rPr>
        <w:t xml:space="preserve">of the face of the </w:t>
      </w:r>
      <w:r w:rsidR="005478B8">
        <w:rPr>
          <w:rFonts w:ascii="Times New Roman" w:hAnsi="Times New Roman" w:cs="Times New Roman"/>
          <w:sz w:val="24"/>
          <w:szCs w:val="24"/>
        </w:rPr>
        <w:t xml:space="preserve">box are compared to the true </w:t>
      </w:r>
      <w:r w:rsidR="005478B8" w:rsidRPr="00891D38">
        <w:rPr>
          <w:rFonts w:ascii="Times New Roman" w:hAnsi="Times New Roman" w:cs="Times New Roman"/>
          <w:i/>
          <w:sz w:val="24"/>
          <w:szCs w:val="24"/>
        </w:rPr>
        <w:t>x</w:t>
      </w:r>
      <w:r w:rsidR="002D33CB">
        <w:rPr>
          <w:rFonts w:ascii="Times New Roman" w:hAnsi="Times New Roman" w:cs="Times New Roman"/>
          <w:sz w:val="24"/>
          <w:szCs w:val="24"/>
        </w:rPr>
        <w:t xml:space="preserve"> coordinate of the box.</w:t>
      </w:r>
      <w:r w:rsidR="005A13BF">
        <w:rPr>
          <w:rFonts w:ascii="Times New Roman" w:hAnsi="Times New Roman" w:cs="Times New Roman"/>
          <w:sz w:val="24"/>
          <w:szCs w:val="24"/>
        </w:rPr>
        <w:t xml:space="preserve"> </w:t>
      </w:r>
      <w:r w:rsidR="002D33CB">
        <w:rPr>
          <w:rFonts w:ascii="Times New Roman" w:hAnsi="Times New Roman" w:cs="Times New Roman"/>
          <w:sz w:val="24"/>
          <w:szCs w:val="24"/>
        </w:rPr>
        <w:t>This 1D error calculation along the X dimension shows how well the face of the box is calculated, and errors along the edge of the box and along the gro</w:t>
      </w:r>
      <w:r w:rsidR="00005D16">
        <w:rPr>
          <w:rFonts w:ascii="Times New Roman" w:hAnsi="Times New Roman" w:cs="Times New Roman"/>
          <w:sz w:val="24"/>
          <w:szCs w:val="24"/>
        </w:rPr>
        <w:t>und surface should be ignored.</w:t>
      </w:r>
      <w:r w:rsidR="005A13BF">
        <w:rPr>
          <w:rFonts w:ascii="Times New Roman" w:hAnsi="Times New Roman" w:cs="Times New Roman"/>
          <w:sz w:val="24"/>
          <w:szCs w:val="24"/>
        </w:rPr>
        <w:t xml:space="preserve"> </w:t>
      </w:r>
      <w:r w:rsidR="00005D16">
        <w:rPr>
          <w:rFonts w:ascii="Times New Roman" w:hAnsi="Times New Roman" w:cs="Times New Roman"/>
          <w:sz w:val="24"/>
          <w:szCs w:val="24"/>
        </w:rPr>
        <w:t>The regions that are white demonstrate where there are no data points.</w:t>
      </w:r>
      <w:r w:rsidR="005A13BF">
        <w:rPr>
          <w:rFonts w:ascii="Times New Roman" w:hAnsi="Times New Roman" w:cs="Times New Roman"/>
          <w:sz w:val="24"/>
          <w:szCs w:val="24"/>
        </w:rPr>
        <w:t xml:space="preserve"> </w:t>
      </w:r>
      <w:r w:rsidR="0021675C">
        <w:rPr>
          <w:rFonts w:ascii="Times New Roman" w:hAnsi="Times New Roman" w:cs="Times New Roman"/>
          <w:sz w:val="24"/>
          <w:szCs w:val="24"/>
        </w:rPr>
        <w:t xml:space="preserve">The size and location of these data gaps varies between each </w:t>
      </w:r>
      <w:r w:rsidR="00D928B4">
        <w:rPr>
          <w:rFonts w:ascii="Times New Roman" w:hAnsi="Times New Roman" w:cs="Times New Roman"/>
          <w:sz w:val="24"/>
          <w:szCs w:val="24"/>
        </w:rPr>
        <w:t>point cloud</w:t>
      </w:r>
      <w:r w:rsidR="0021675C">
        <w:rPr>
          <w:rFonts w:ascii="Times New Roman" w:hAnsi="Times New Roman" w:cs="Times New Roman"/>
          <w:sz w:val="24"/>
          <w:szCs w:val="24"/>
        </w:rPr>
        <w:t>.</w:t>
      </w:r>
      <w:r w:rsidR="005A13BF">
        <w:rPr>
          <w:rFonts w:ascii="Times New Roman" w:hAnsi="Times New Roman" w:cs="Times New Roman"/>
          <w:sz w:val="24"/>
          <w:szCs w:val="24"/>
        </w:rPr>
        <w:t xml:space="preserve"> </w:t>
      </w:r>
      <w:r w:rsidR="0021675C">
        <w:rPr>
          <w:rFonts w:ascii="Times New Roman" w:hAnsi="Times New Roman" w:cs="Times New Roman"/>
          <w:sz w:val="24"/>
          <w:szCs w:val="24"/>
        </w:rPr>
        <w:t xml:space="preserve">For example, the </w:t>
      </w:r>
      <w:r w:rsidR="00984150">
        <w:rPr>
          <w:rFonts w:ascii="Times New Roman" w:hAnsi="Times New Roman" w:cs="Times New Roman"/>
          <w:sz w:val="24"/>
          <w:szCs w:val="24"/>
        </w:rPr>
        <w:t>h</w:t>
      </w:r>
      <w:r w:rsidR="0021675C">
        <w:rPr>
          <w:rFonts w:ascii="Times New Roman" w:hAnsi="Times New Roman" w:cs="Times New Roman"/>
          <w:sz w:val="24"/>
          <w:szCs w:val="24"/>
        </w:rPr>
        <w:t>igh</w:t>
      </w:r>
      <w:r w:rsidR="00984150">
        <w:rPr>
          <w:rFonts w:ascii="Times New Roman" w:hAnsi="Times New Roman" w:cs="Times New Roman"/>
          <w:sz w:val="24"/>
          <w:szCs w:val="24"/>
        </w:rPr>
        <w:t>-quality setting</w:t>
      </w:r>
      <w:r w:rsidR="0021675C">
        <w:rPr>
          <w:rFonts w:ascii="Times New Roman" w:hAnsi="Times New Roman" w:cs="Times New Roman"/>
          <w:sz w:val="24"/>
          <w:szCs w:val="24"/>
        </w:rPr>
        <w:t xml:space="preserve"> </w:t>
      </w:r>
      <w:r w:rsidR="00D928B4">
        <w:rPr>
          <w:rFonts w:ascii="Times New Roman" w:hAnsi="Times New Roman" w:cs="Times New Roman"/>
          <w:sz w:val="24"/>
          <w:szCs w:val="24"/>
        </w:rPr>
        <w:t>point cloud</w:t>
      </w:r>
      <w:r w:rsidR="0021675C">
        <w:rPr>
          <w:rFonts w:ascii="Times New Roman" w:hAnsi="Times New Roman" w:cs="Times New Roman"/>
          <w:sz w:val="24"/>
          <w:szCs w:val="24"/>
        </w:rPr>
        <w:t xml:space="preserve"> contains points in the lower center of the cube, while the ultra</w:t>
      </w:r>
      <w:r w:rsidR="00984150">
        <w:rPr>
          <w:rFonts w:ascii="Times New Roman" w:hAnsi="Times New Roman" w:cs="Times New Roman"/>
          <w:sz w:val="24"/>
          <w:szCs w:val="24"/>
        </w:rPr>
        <w:t>-</w:t>
      </w:r>
      <w:r w:rsidR="0021675C">
        <w:rPr>
          <w:rFonts w:ascii="Times New Roman" w:hAnsi="Times New Roman" w:cs="Times New Roman"/>
          <w:sz w:val="24"/>
          <w:szCs w:val="24"/>
        </w:rPr>
        <w:t>high does not.</w:t>
      </w:r>
      <w:r w:rsidR="005A13BF">
        <w:rPr>
          <w:rFonts w:ascii="Times New Roman" w:hAnsi="Times New Roman" w:cs="Times New Roman"/>
          <w:sz w:val="24"/>
          <w:szCs w:val="24"/>
        </w:rPr>
        <w:t xml:space="preserve"> </w:t>
      </w:r>
      <w:r w:rsidR="0021675C">
        <w:rPr>
          <w:rFonts w:ascii="Times New Roman" w:hAnsi="Times New Roman" w:cs="Times New Roman"/>
          <w:sz w:val="24"/>
          <w:szCs w:val="24"/>
        </w:rPr>
        <w:t>While the data gap in the ultra-high appears to be correlated to a region of low texture on the actual image, further research is required to determine the cause.</w:t>
      </w:r>
      <w:r w:rsidR="005A13BF">
        <w:rPr>
          <w:rFonts w:ascii="Times New Roman" w:hAnsi="Times New Roman" w:cs="Times New Roman"/>
          <w:sz w:val="24"/>
          <w:szCs w:val="24"/>
        </w:rPr>
        <w:t xml:space="preserve"> </w:t>
      </w:r>
      <w:r w:rsidR="0021675C">
        <w:rPr>
          <w:rFonts w:ascii="Times New Roman" w:hAnsi="Times New Roman" w:cs="Times New Roman"/>
          <w:sz w:val="24"/>
          <w:szCs w:val="24"/>
        </w:rPr>
        <w:t xml:space="preserve"> </w:t>
      </w:r>
    </w:p>
    <w:p w14:paraId="42C8F5D3" w14:textId="77777777" w:rsidR="001611DF" w:rsidRDefault="0068358A" w:rsidP="00504CBA">
      <w:pPr>
        <w:keepNext/>
        <w:spacing w:line="240" w:lineRule="auto"/>
        <w:jc w:val="center"/>
      </w:pPr>
      <w:r>
        <w:rPr>
          <w:noProof/>
        </w:rPr>
        <w:lastRenderedPageBreak/>
        <w:drawing>
          <wp:inline distT="0" distB="0" distL="0" distR="0" wp14:anchorId="11BAC263" wp14:editId="1882B8B5">
            <wp:extent cx="6143625" cy="3717579"/>
            <wp:effectExtent l="0" t="0" r="0" b="0"/>
            <wp:docPr id="15" name="Picture 15" descr="C:\Users\Richie\AppData\Local\Microsoft\Windows\INetCacheContent.Word\side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sidecompar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387"/>
                    <a:stretch/>
                  </pic:blipFill>
                  <pic:spPr bwMode="auto">
                    <a:xfrm>
                      <a:off x="0" y="0"/>
                      <a:ext cx="6152860" cy="3723167"/>
                    </a:xfrm>
                    <a:prstGeom prst="rect">
                      <a:avLst/>
                    </a:prstGeom>
                    <a:noFill/>
                    <a:ln>
                      <a:noFill/>
                    </a:ln>
                    <a:extLst>
                      <a:ext uri="{53640926-AAD7-44D8-BBD7-CCE9431645EC}">
                        <a14:shadowObscured xmlns:a14="http://schemas.microsoft.com/office/drawing/2010/main"/>
                      </a:ext>
                    </a:extLst>
                  </pic:spPr>
                </pic:pic>
              </a:graphicData>
            </a:graphic>
          </wp:inline>
        </w:drawing>
      </w:r>
    </w:p>
    <w:p w14:paraId="2F27D4C1" w14:textId="60A64B21" w:rsidR="00A04A83" w:rsidRPr="00504CBA" w:rsidRDefault="001611DF" w:rsidP="00504CBA">
      <w:pPr>
        <w:pStyle w:val="Caption"/>
        <w:rPr>
          <w:rFonts w:ascii="Times New Roman" w:hAnsi="Times New Roman" w:cs="Times New Roman"/>
          <w:i w:val="0"/>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00504CBA">
        <w:rPr>
          <w:i w:val="0"/>
        </w:rPr>
        <w:t>The points along the side of a vertical plane on a box were isolated and the error perpendicular to the plane of the box is visualized for each dense reconstruction setting, with white regions indicating no data.  Notice that the region with data gaps in the ultra high setting correlated to the region of the plane with low image texture, as shown in the lower right plot.</w:t>
      </w:r>
    </w:p>
    <w:p w14:paraId="4600CBD7" w14:textId="77777777" w:rsidR="00A04A83" w:rsidRDefault="00A04A83" w:rsidP="004B1D62">
      <w:pPr>
        <w:spacing w:line="240" w:lineRule="auto"/>
        <w:ind w:firstLine="720"/>
        <w:rPr>
          <w:rFonts w:ascii="Times New Roman" w:hAnsi="Times New Roman" w:cs="Times New Roman"/>
          <w:sz w:val="24"/>
          <w:szCs w:val="24"/>
        </w:rPr>
      </w:pPr>
    </w:p>
    <w:p w14:paraId="00AB19A3" w14:textId="493BB341"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 more quantitative, statistical assessment </w:t>
      </w:r>
      <w:r w:rsidR="00984150">
        <w:rPr>
          <w:rFonts w:ascii="Times New Roman" w:hAnsi="Times New Roman" w:cs="Times New Roman"/>
          <w:sz w:val="24"/>
          <w:szCs w:val="24"/>
        </w:rPr>
        <w:t>was</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performed to assess the error throughout the entire scene by calculating a histogram for the distribution of error i</w:t>
      </w:r>
      <w:r w:rsidR="00F008FF">
        <w:rPr>
          <w:rFonts w:ascii="Times New Roman" w:hAnsi="Times New Roman" w:cs="Times New Roman"/>
          <w:sz w:val="24"/>
          <w:szCs w:val="24"/>
        </w:rPr>
        <w:t xml:space="preserve">n each </w:t>
      </w:r>
      <w:r w:rsidR="00D928B4">
        <w:rPr>
          <w:rFonts w:ascii="Times New Roman" w:hAnsi="Times New Roman" w:cs="Times New Roman"/>
          <w:sz w:val="24"/>
          <w:szCs w:val="24"/>
        </w:rPr>
        <w:t>point cloud</w:t>
      </w:r>
      <w:r w:rsidR="00F008FF">
        <w:rPr>
          <w:rFonts w:ascii="Times New Roman" w:hAnsi="Times New Roman" w:cs="Times New Roman"/>
          <w:sz w:val="24"/>
          <w:szCs w:val="24"/>
        </w:rPr>
        <w:t>, as shown in Figure 8</w:t>
      </w:r>
      <w:r w:rsidRPr="001A40BB">
        <w:rPr>
          <w:rFonts w:ascii="Times New Roman" w:hAnsi="Times New Roman" w:cs="Times New Roman"/>
          <w:sz w:val="24"/>
          <w:szCs w:val="24"/>
        </w:rPr>
        <w:t>. These distributions bolster the conclusion derived from the box profile plot, which is that higher quality dense reconstruction settings yield more accurate results than a lower quality reconstruction.</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While the accuracy of the GCPs</w:t>
      </w:r>
      <w:r w:rsidR="00F008FF">
        <w:rPr>
          <w:rFonts w:ascii="Times New Roman" w:hAnsi="Times New Roman" w:cs="Times New Roman"/>
          <w:sz w:val="24"/>
          <w:szCs w:val="24"/>
        </w:rPr>
        <w:t>,</w:t>
      </w:r>
      <w:r w:rsidRPr="001A40BB">
        <w:rPr>
          <w:rFonts w:ascii="Times New Roman" w:hAnsi="Times New Roman" w:cs="Times New Roman"/>
          <w:sz w:val="24"/>
          <w:szCs w:val="24"/>
        </w:rPr>
        <w:t xml:space="preserve"> as provided in</w:t>
      </w:r>
      <w:r w:rsidR="00AF42BC">
        <w:rPr>
          <w:rFonts w:ascii="Times New Roman" w:hAnsi="Times New Roman" w:cs="Times New Roman"/>
          <w:sz w:val="24"/>
          <w:szCs w:val="24"/>
        </w:rPr>
        <w:t xml:space="preserve"> Agisoft</w:t>
      </w:r>
      <w:r w:rsidRPr="001A40BB">
        <w:rPr>
          <w:rFonts w:ascii="Times New Roman" w:hAnsi="Times New Roman" w:cs="Times New Roman"/>
          <w:sz w:val="24"/>
          <w:szCs w:val="24"/>
        </w:rPr>
        <w:t xml:space="preserve"> Photoscan</w:t>
      </w:r>
      <w:r w:rsidR="00F008FF">
        <w:rPr>
          <w:rFonts w:ascii="Times New Roman" w:hAnsi="Times New Roman" w:cs="Times New Roman"/>
          <w:sz w:val="24"/>
          <w:szCs w:val="24"/>
        </w:rPr>
        <w:t>,</w:t>
      </w:r>
      <w:r w:rsidRPr="001A40BB">
        <w:rPr>
          <w:rFonts w:ascii="Times New Roman" w:hAnsi="Times New Roman" w:cs="Times New Roman"/>
          <w:sz w:val="24"/>
          <w:szCs w:val="24"/>
        </w:rPr>
        <w:t xml:space="preserve"> </w:t>
      </w:r>
      <w:r w:rsidR="00911081">
        <w:rPr>
          <w:rFonts w:ascii="Times New Roman" w:hAnsi="Times New Roman" w:cs="Times New Roman"/>
          <w:sz w:val="24"/>
          <w:szCs w:val="24"/>
        </w:rPr>
        <w:t xml:space="preserve">averaged </w:t>
      </w:r>
      <w:r w:rsidRPr="001A40BB">
        <w:rPr>
          <w:rFonts w:ascii="Times New Roman" w:hAnsi="Times New Roman" w:cs="Times New Roman"/>
          <w:sz w:val="24"/>
          <w:szCs w:val="24"/>
        </w:rPr>
        <w:t>0.38</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 xml:space="preserve">mm </w:t>
      </w:r>
      <w:r w:rsidR="00911081">
        <w:rPr>
          <w:rFonts w:ascii="Times New Roman" w:hAnsi="Times New Roman" w:cs="Times New Roman"/>
          <w:sz w:val="24"/>
          <w:szCs w:val="24"/>
        </w:rPr>
        <w:t>(</w:t>
      </w:r>
      <w:r w:rsidRPr="001A40BB">
        <w:rPr>
          <w:rFonts w:ascii="Times New Roman" w:hAnsi="Times New Roman" w:cs="Times New Roman"/>
          <w:sz w:val="24"/>
          <w:szCs w:val="24"/>
        </w:rPr>
        <w:t>RMSE</w:t>
      </w:r>
      <w:r w:rsidR="00911081">
        <w:rPr>
          <w:rFonts w:ascii="Times New Roman" w:hAnsi="Times New Roman" w:cs="Times New Roman"/>
          <w:sz w:val="24"/>
          <w:szCs w:val="24"/>
        </w:rPr>
        <w:t>)</w:t>
      </w:r>
      <w:r w:rsidRPr="001A40BB">
        <w:rPr>
          <w:rFonts w:ascii="Times New Roman" w:hAnsi="Times New Roman" w:cs="Times New Roman"/>
          <w:sz w:val="24"/>
          <w:szCs w:val="24"/>
        </w:rPr>
        <w:t xml:space="preserve">, the </w:t>
      </w:r>
      <w:r w:rsidR="00911081">
        <w:rPr>
          <w:rFonts w:ascii="Times New Roman" w:hAnsi="Times New Roman" w:cs="Times New Roman"/>
          <w:sz w:val="24"/>
          <w:szCs w:val="24"/>
        </w:rPr>
        <w:t>standard deviations of the points from the dense reconstruction ranged</w:t>
      </w:r>
      <w:r w:rsidRPr="001A40BB">
        <w:rPr>
          <w:rFonts w:ascii="Times New Roman" w:hAnsi="Times New Roman" w:cs="Times New Roman"/>
          <w:sz w:val="24"/>
          <w:szCs w:val="24"/>
        </w:rPr>
        <w:t xml:space="preserve"> from 2.6</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mm to 32.3</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mm</w:t>
      </w:r>
      <w:r w:rsidR="00F008FF">
        <w:rPr>
          <w:rFonts w:ascii="Times New Roman" w:hAnsi="Times New Roman" w:cs="Times New Roman"/>
          <w:sz w:val="24"/>
          <w:szCs w:val="24"/>
        </w:rPr>
        <w:t>, as shown in Table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observation indicates that the GCP accuracy table is insufficient as a metric to depict the accuracy of the resultant dense </w:t>
      </w:r>
      <w:r w:rsidR="00D928B4">
        <w:rPr>
          <w:rFonts w:ascii="Times New Roman" w:hAnsi="Times New Roman" w:cs="Times New Roman"/>
          <w:sz w:val="24"/>
          <w:szCs w:val="24"/>
        </w:rPr>
        <w:t>point cloud</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While these conclusions suggest general trends</w:t>
      </w:r>
      <w:r w:rsidR="00911081">
        <w:rPr>
          <w:rFonts w:ascii="Times New Roman" w:hAnsi="Times New Roman" w:cs="Times New Roman"/>
          <w:sz w:val="24"/>
          <w:szCs w:val="24"/>
        </w:rPr>
        <w:t>,</w:t>
      </w:r>
      <w:r w:rsidR="00911081" w:rsidRPr="001A40BB">
        <w:rPr>
          <w:rFonts w:ascii="Times New Roman" w:hAnsi="Times New Roman" w:cs="Times New Roman"/>
          <w:sz w:val="24"/>
          <w:szCs w:val="24"/>
        </w:rPr>
        <w:t xml:space="preserve"> </w:t>
      </w:r>
      <w:r w:rsidRPr="001A40BB">
        <w:rPr>
          <w:rFonts w:ascii="Times New Roman" w:hAnsi="Times New Roman" w:cs="Times New Roman"/>
          <w:sz w:val="24"/>
          <w:szCs w:val="24"/>
        </w:rPr>
        <w:t>further experimentation is required in order for the accuracy and magnitudes of the distribution to be generalized.</w:t>
      </w:r>
    </w:p>
    <w:p w14:paraId="3F03443A" w14:textId="6C6D1CDB" w:rsidR="001A40BB" w:rsidRDefault="001A40BB" w:rsidP="004B1D62">
      <w:pPr>
        <w:spacing w:line="240" w:lineRule="auto"/>
        <w:rPr>
          <w:rFonts w:ascii="Times New Roman" w:hAnsi="Times New Roman" w:cs="Times New Roman"/>
          <w:sz w:val="24"/>
          <w:szCs w:val="24"/>
        </w:rPr>
      </w:pPr>
    </w:p>
    <w:p w14:paraId="57087CB9" w14:textId="77777777" w:rsidR="00641555" w:rsidRDefault="00641555" w:rsidP="00AE33AA">
      <w:pPr>
        <w:keepNext/>
        <w:spacing w:line="240" w:lineRule="auto"/>
      </w:pPr>
      <w:r>
        <w:rPr>
          <w:noProof/>
        </w:rPr>
        <w:lastRenderedPageBreak/>
        <w:drawing>
          <wp:inline distT="0" distB="0" distL="0" distR="0" wp14:anchorId="720428F9" wp14:editId="5F94D6D5">
            <wp:extent cx="5943600" cy="23816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histerror.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2381638"/>
                    </a:xfrm>
                    <a:prstGeom prst="rect">
                      <a:avLst/>
                    </a:prstGeom>
                    <a:noFill/>
                    <a:ln>
                      <a:noFill/>
                    </a:ln>
                  </pic:spPr>
                </pic:pic>
              </a:graphicData>
            </a:graphic>
          </wp:inline>
        </w:drawing>
      </w:r>
    </w:p>
    <w:p w14:paraId="0A2AF983" w14:textId="2CFF5C99" w:rsidR="00641555" w:rsidRPr="001A40BB" w:rsidRDefault="00641555" w:rsidP="00AE33AA">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504CBA">
        <w:rPr>
          <w:noProof/>
        </w:rPr>
        <w:t>10</w:t>
      </w:r>
      <w:r>
        <w:fldChar w:fldCharType="end"/>
      </w:r>
      <w:r>
        <w:t xml:space="preserve">. The signed error probability distribution for each of the calculated dense </w:t>
      </w:r>
      <w:r w:rsidR="00D928B4">
        <w:t>point cloud</w:t>
      </w:r>
      <w:r>
        <w:t xml:space="preserve">s suggests that the higher the dense </w:t>
      </w:r>
      <w:r w:rsidR="00EC60E3">
        <w:t>reconstruction</w:t>
      </w:r>
      <w:r>
        <w:t xml:space="preserve"> quality, the better the accuracy</w:t>
      </w:r>
    </w:p>
    <w:p w14:paraId="7B5D3FE2" w14:textId="77777777" w:rsidR="001A40BB" w:rsidRPr="001A40BB" w:rsidRDefault="001A40BB" w:rsidP="00AF42BC">
      <w:pPr>
        <w:pStyle w:val="Heading1"/>
      </w:pPr>
      <w:r w:rsidRPr="001A40BB">
        <w:t>Discussion</w:t>
      </w:r>
    </w:p>
    <w:p w14:paraId="4368AC19" w14:textId="0E18E883"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use case demonstration provides </w:t>
      </w:r>
      <w:r w:rsidR="00911081">
        <w:rPr>
          <w:rFonts w:ascii="Times New Roman" w:hAnsi="Times New Roman" w:cs="Times New Roman"/>
          <w:sz w:val="24"/>
          <w:szCs w:val="24"/>
        </w:rPr>
        <w:t>just one</w:t>
      </w:r>
      <w:r w:rsidR="00911081"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example of the type of rigorous analysis that can be obtained by utilizing </w:t>
      </w:r>
      <w:r w:rsidR="00984150" w:rsidRPr="001A40BB">
        <w:rPr>
          <w:rFonts w:ascii="Times New Roman" w:hAnsi="Times New Roman" w:cs="Times New Roman"/>
          <w:sz w:val="24"/>
          <w:szCs w:val="24"/>
        </w:rPr>
        <w:t>computer</w:t>
      </w:r>
      <w:r w:rsidR="00984150">
        <w:rPr>
          <w:rFonts w:ascii="Times New Roman" w:hAnsi="Times New Roman" w:cs="Times New Roman"/>
          <w:sz w:val="24"/>
          <w:szCs w:val="24"/>
        </w:rPr>
        <w:t>-</w:t>
      </w:r>
      <w:r w:rsidRPr="001A40BB">
        <w:rPr>
          <w:rFonts w:ascii="Times New Roman" w:hAnsi="Times New Roman" w:cs="Times New Roman"/>
          <w:sz w:val="24"/>
          <w:szCs w:val="24"/>
        </w:rPr>
        <w:t>generated imagery, rather than field data.</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It is important to note that the data and results associated in this experiment are closely coupled to the texture and topography of the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Future work will vary these independent variables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assess their effect on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accuracy.</w:t>
      </w:r>
    </w:p>
    <w:p w14:paraId="7125DA0E" w14:textId="6C9CA5C1"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first conclusion from this </w:t>
      </w:r>
      <w:r w:rsidR="00984150">
        <w:rPr>
          <w:rFonts w:ascii="Times New Roman" w:hAnsi="Times New Roman" w:cs="Times New Roman"/>
          <w:sz w:val="24"/>
          <w:szCs w:val="24"/>
        </w:rPr>
        <w:t xml:space="preserve">example </w:t>
      </w:r>
      <w:r w:rsidRPr="001A40BB">
        <w:rPr>
          <w:rFonts w:ascii="Times New Roman" w:hAnsi="Times New Roman" w:cs="Times New Roman"/>
          <w:sz w:val="24"/>
          <w:szCs w:val="24"/>
        </w:rPr>
        <w:t>experiment is that the error and standard deviation of error are larger for points outside of the area of interest, which in this experiment was -50</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m to 50</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 xml:space="preserve">m in both the </w:t>
      </w:r>
      <w:r w:rsidRPr="00AE33AA">
        <w:rPr>
          <w:rFonts w:ascii="Times New Roman" w:hAnsi="Times New Roman" w:cs="Times New Roman"/>
          <w:i/>
          <w:sz w:val="24"/>
          <w:szCs w:val="24"/>
        </w:rPr>
        <w:t>x</w:t>
      </w:r>
      <w:r w:rsidRPr="001A40BB">
        <w:rPr>
          <w:rFonts w:ascii="Times New Roman" w:hAnsi="Times New Roman" w:cs="Times New Roman"/>
          <w:sz w:val="24"/>
          <w:szCs w:val="24"/>
        </w:rPr>
        <w:t xml:space="preserve"> and </w:t>
      </w:r>
      <w:r w:rsidRPr="00AE33AA">
        <w:rPr>
          <w:rFonts w:ascii="Times New Roman" w:hAnsi="Times New Roman" w:cs="Times New Roman"/>
          <w:i/>
          <w:sz w:val="24"/>
          <w:szCs w:val="24"/>
        </w:rPr>
        <w:t>y</w:t>
      </w:r>
      <w:r w:rsidRPr="001A40BB">
        <w:rPr>
          <w:rFonts w:ascii="Times New Roman" w:hAnsi="Times New Roman" w:cs="Times New Roman"/>
          <w:sz w:val="24"/>
          <w:szCs w:val="24"/>
        </w:rPr>
        <w:t xml:space="preserve"> directions.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is shown in the spatial error plot in </w:t>
      </w:r>
      <w:r w:rsidR="008F05CD">
        <w:rPr>
          <w:rFonts w:ascii="Times New Roman" w:hAnsi="Times New Roman" w:cs="Times New Roman"/>
          <w:sz w:val="24"/>
          <w:szCs w:val="24"/>
        </w:rPr>
        <w:t>Figure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cause of this error is the poor viewing geometry </w:t>
      </w:r>
      <w:r w:rsidR="00984150">
        <w:rPr>
          <w:rFonts w:ascii="Times New Roman" w:hAnsi="Times New Roman" w:cs="Times New Roman"/>
          <w:sz w:val="24"/>
          <w:szCs w:val="24"/>
        </w:rPr>
        <w:t>for imaging</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these points, where they are only seen by a few cameras at oblique angles.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 practice, these points should be included in the final data product with caution, as it is shown here that the errors can be significantly greater than </w:t>
      </w:r>
      <w:r w:rsidR="008F05CD">
        <w:rPr>
          <w:rFonts w:ascii="Times New Roman" w:hAnsi="Times New Roman" w:cs="Times New Roman"/>
          <w:sz w:val="24"/>
          <w:szCs w:val="24"/>
        </w:rPr>
        <w:t>those within</w:t>
      </w:r>
      <w:r w:rsidRPr="001A40BB">
        <w:rPr>
          <w:rFonts w:ascii="Times New Roman" w:hAnsi="Times New Roman" w:cs="Times New Roman"/>
          <w:sz w:val="24"/>
          <w:szCs w:val="24"/>
        </w:rPr>
        <w:t xml:space="preserve"> the AOI.</w:t>
      </w:r>
      <w:r w:rsidR="002A5482">
        <w:rPr>
          <w:rFonts w:ascii="Times New Roman" w:hAnsi="Times New Roman" w:cs="Times New Roman"/>
          <w:sz w:val="24"/>
          <w:szCs w:val="24"/>
        </w:rPr>
        <w:t xml:space="preserve"> </w:t>
      </w:r>
    </w:p>
    <w:p w14:paraId="1B926C07" w14:textId="37E92A63"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second conclusion from this </w:t>
      </w:r>
      <w:r w:rsidR="00984150">
        <w:rPr>
          <w:rFonts w:ascii="Times New Roman" w:hAnsi="Times New Roman" w:cs="Times New Roman"/>
          <w:sz w:val="24"/>
          <w:szCs w:val="24"/>
        </w:rPr>
        <w:t xml:space="preserve">example </w:t>
      </w:r>
      <w:r w:rsidRPr="001A40BB">
        <w:rPr>
          <w:rFonts w:ascii="Times New Roman" w:hAnsi="Times New Roman" w:cs="Times New Roman"/>
          <w:sz w:val="24"/>
          <w:szCs w:val="24"/>
        </w:rPr>
        <w:t xml:space="preserve">experiment is that a higher quality dense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results in a more accurate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as shown qualitatively in </w:t>
      </w:r>
      <w:r w:rsidR="008F05CD">
        <w:rPr>
          <w:rFonts w:ascii="Times New Roman" w:hAnsi="Times New Roman" w:cs="Times New Roman"/>
          <w:sz w:val="24"/>
          <w:szCs w:val="24"/>
        </w:rPr>
        <w:t>Figure 7</w:t>
      </w:r>
      <w:r w:rsidRPr="001A40BB">
        <w:rPr>
          <w:rFonts w:ascii="Times New Roman" w:hAnsi="Times New Roman" w:cs="Times New Roman"/>
          <w:sz w:val="24"/>
          <w:szCs w:val="24"/>
        </w:rPr>
        <w:t xml:space="preserve"> and quantitatively in </w:t>
      </w:r>
      <w:r w:rsidR="008F05CD">
        <w:rPr>
          <w:rFonts w:ascii="Times New Roman" w:hAnsi="Times New Roman" w:cs="Times New Roman"/>
          <w:sz w:val="24"/>
          <w:szCs w:val="24"/>
        </w:rPr>
        <w:t>Figure 8</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quality settings in Photoscan determines the amount of downsampling of the imagery that should occur before performing the reconstruction algorithm.</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downsampling of the imagery removes some of the finer texture details in the imagery, and therefor reduces the quality of the keypoint matching.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authors recommend using the highest quality</w:t>
      </w:r>
      <w:r w:rsidR="00F131A3">
        <w:rPr>
          <w:rFonts w:ascii="Times New Roman" w:hAnsi="Times New Roman" w:cs="Times New Roman"/>
          <w:sz w:val="24"/>
          <w:szCs w:val="24"/>
        </w:rPr>
        <w:t xml:space="preserve"> dense reconstruction</w:t>
      </w:r>
      <w:r w:rsidRPr="001A40BB">
        <w:rPr>
          <w:rFonts w:ascii="Times New Roman" w:hAnsi="Times New Roman" w:cs="Times New Roman"/>
          <w:sz w:val="24"/>
          <w:szCs w:val="24"/>
        </w:rPr>
        <w:t xml:space="preserve"> setting that the computer processing the dataset can handle.</w:t>
      </w:r>
      <w:r w:rsidR="002A5482">
        <w:rPr>
          <w:rFonts w:ascii="Times New Roman" w:hAnsi="Times New Roman" w:cs="Times New Roman"/>
          <w:sz w:val="24"/>
          <w:szCs w:val="24"/>
        </w:rPr>
        <w:t xml:space="preserve"> </w:t>
      </w:r>
      <w:r w:rsidR="00F131A3">
        <w:rPr>
          <w:rFonts w:ascii="Times New Roman" w:hAnsi="Times New Roman" w:cs="Times New Roman"/>
          <w:sz w:val="24"/>
          <w:szCs w:val="24"/>
        </w:rPr>
        <w:t xml:space="preserve">However, if there are noticeable data gaps in the </w:t>
      </w:r>
      <w:r w:rsidR="00D928B4">
        <w:rPr>
          <w:rFonts w:ascii="Times New Roman" w:hAnsi="Times New Roman" w:cs="Times New Roman"/>
          <w:sz w:val="24"/>
          <w:szCs w:val="24"/>
        </w:rPr>
        <w:t>point cloud</w:t>
      </w:r>
      <w:r w:rsidR="00F131A3">
        <w:rPr>
          <w:rFonts w:ascii="Times New Roman" w:hAnsi="Times New Roman" w:cs="Times New Roman"/>
          <w:sz w:val="24"/>
          <w:szCs w:val="24"/>
        </w:rPr>
        <w:t xml:space="preserve">, consider processing the </w:t>
      </w:r>
      <w:r w:rsidR="00D928B4">
        <w:rPr>
          <w:rFonts w:ascii="Times New Roman" w:hAnsi="Times New Roman" w:cs="Times New Roman"/>
          <w:sz w:val="24"/>
          <w:szCs w:val="24"/>
        </w:rPr>
        <w:t>point cloud</w:t>
      </w:r>
      <w:r w:rsidR="00F131A3">
        <w:rPr>
          <w:rFonts w:ascii="Times New Roman" w:hAnsi="Times New Roman" w:cs="Times New Roman"/>
          <w:sz w:val="24"/>
          <w:szCs w:val="24"/>
        </w:rPr>
        <w:t xml:space="preserve"> on a lower dense reconstruction setting and merging the </w:t>
      </w:r>
      <w:r w:rsidR="00D928B4">
        <w:rPr>
          <w:rFonts w:ascii="Times New Roman" w:hAnsi="Times New Roman" w:cs="Times New Roman"/>
          <w:sz w:val="24"/>
          <w:szCs w:val="24"/>
        </w:rPr>
        <w:t>point cloud</w:t>
      </w:r>
      <w:r w:rsidR="00F131A3">
        <w:rPr>
          <w:rFonts w:ascii="Times New Roman" w:hAnsi="Times New Roman" w:cs="Times New Roman"/>
          <w:sz w:val="24"/>
          <w:szCs w:val="24"/>
        </w:rPr>
        <w:t xml:space="preserve">s. </w:t>
      </w:r>
      <w:r w:rsidRPr="001A40BB">
        <w:rPr>
          <w:rFonts w:ascii="Times New Roman" w:hAnsi="Times New Roman" w:cs="Times New Roman"/>
          <w:sz w:val="24"/>
          <w:szCs w:val="24"/>
        </w:rPr>
        <w:t xml:space="preserve">For this experiment, a relatively small number of </w:t>
      </w:r>
      <w:r w:rsidR="008F05CD">
        <w:rPr>
          <w:rFonts w:ascii="Times New Roman" w:hAnsi="Times New Roman" w:cs="Times New Roman"/>
          <w:sz w:val="24"/>
          <w:szCs w:val="24"/>
        </w:rPr>
        <w:t xml:space="preserve">20Mp </w:t>
      </w:r>
      <w:r w:rsidRPr="001A40BB">
        <w:rPr>
          <w:rFonts w:ascii="Times New Roman" w:hAnsi="Times New Roman" w:cs="Times New Roman"/>
          <w:sz w:val="24"/>
          <w:szCs w:val="24"/>
        </w:rPr>
        <w:t xml:space="preserve">images (77) </w:t>
      </w:r>
      <w:r w:rsidR="00984150" w:rsidRPr="001A40BB">
        <w:rPr>
          <w:rFonts w:ascii="Times New Roman" w:hAnsi="Times New Roman" w:cs="Times New Roman"/>
          <w:sz w:val="24"/>
          <w:szCs w:val="24"/>
        </w:rPr>
        <w:t>w</w:t>
      </w:r>
      <w:r w:rsidR="00984150">
        <w:rPr>
          <w:rFonts w:ascii="Times New Roman" w:hAnsi="Times New Roman" w:cs="Times New Roman"/>
          <w:sz w:val="24"/>
          <w:szCs w:val="24"/>
        </w:rPr>
        <w:t>as</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used to create the dense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which took almost 12 hours for the highest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setting.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resultant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for this setting also contained 186 </w:t>
      </w:r>
      <w:r w:rsidR="00984150">
        <w:rPr>
          <w:rFonts w:ascii="Times New Roman" w:hAnsi="Times New Roman" w:cs="Times New Roman"/>
          <w:sz w:val="24"/>
          <w:szCs w:val="24"/>
        </w:rPr>
        <w:t>m</w:t>
      </w:r>
      <w:r w:rsidR="00984150" w:rsidRPr="001A40BB">
        <w:rPr>
          <w:rFonts w:ascii="Times New Roman" w:hAnsi="Times New Roman" w:cs="Times New Roman"/>
          <w:sz w:val="24"/>
          <w:szCs w:val="24"/>
        </w:rPr>
        <w:t xml:space="preserve">illion </w:t>
      </w:r>
      <w:r w:rsidRPr="001A40BB">
        <w:rPr>
          <w:rFonts w:ascii="Times New Roman" w:hAnsi="Times New Roman" w:cs="Times New Roman"/>
          <w:sz w:val="24"/>
          <w:szCs w:val="24"/>
        </w:rPr>
        <w:t xml:space="preserve">points, which caused some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data viewers and processing to fail due to memory issues.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For this reason, </w:t>
      </w:r>
      <w:r w:rsidR="00560F97" w:rsidRPr="001A40BB">
        <w:rPr>
          <w:rFonts w:ascii="Times New Roman" w:hAnsi="Times New Roman" w:cs="Times New Roman"/>
          <w:sz w:val="24"/>
          <w:szCs w:val="24"/>
        </w:rPr>
        <w:t>ultra-high</w:t>
      </w:r>
      <w:r w:rsidRPr="001A40BB">
        <w:rPr>
          <w:rFonts w:ascii="Times New Roman" w:hAnsi="Times New Roman" w:cs="Times New Roman"/>
          <w:sz w:val="24"/>
          <w:szCs w:val="24"/>
        </w:rPr>
        <w:t xml:space="preserve"> may not be a possible solution for all experiments.</w:t>
      </w:r>
      <w:r w:rsidR="002A5482">
        <w:rPr>
          <w:rFonts w:ascii="Times New Roman" w:hAnsi="Times New Roman" w:cs="Times New Roman"/>
          <w:sz w:val="24"/>
          <w:szCs w:val="24"/>
        </w:rPr>
        <w:t xml:space="preserve"> </w:t>
      </w:r>
    </w:p>
    <w:p w14:paraId="51F9470B" w14:textId="4E741D6F"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third conclusion is that the RMSE of the GCP control network as shown in Agisoft Photoscan </w:t>
      </w:r>
      <w:r w:rsidR="008F05CD">
        <w:rPr>
          <w:rFonts w:ascii="Times New Roman" w:hAnsi="Times New Roman" w:cs="Times New Roman"/>
          <w:sz w:val="24"/>
          <w:szCs w:val="24"/>
        </w:rPr>
        <w:t xml:space="preserve">Pro </w:t>
      </w:r>
      <w:r w:rsidRPr="001A40BB">
        <w:rPr>
          <w:rFonts w:ascii="Times New Roman" w:hAnsi="Times New Roman" w:cs="Times New Roman"/>
          <w:sz w:val="24"/>
          <w:szCs w:val="24"/>
        </w:rPr>
        <w:t xml:space="preserve">is insufficient to characterize the accuracy of the resultant dense </w:t>
      </w:r>
      <w:r w:rsidR="00D928B4">
        <w:rPr>
          <w:rFonts w:ascii="Times New Roman" w:hAnsi="Times New Roman" w:cs="Times New Roman"/>
          <w:sz w:val="24"/>
          <w:szCs w:val="24"/>
        </w:rPr>
        <w:t>point cloud</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 </w:t>
      </w:r>
      <w:r w:rsidRPr="001A40BB">
        <w:rPr>
          <w:rFonts w:ascii="Times New Roman" w:hAnsi="Times New Roman" w:cs="Times New Roman"/>
          <w:sz w:val="24"/>
          <w:szCs w:val="24"/>
        </w:rPr>
        <w:lastRenderedPageBreak/>
        <w:t>this extremely idealized experiment, where the GCP positions, pixel coordinates of GCPs, camera positions, and camera calibration were all input precisely, the GCP control network 3D RMSE was 0.38</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mm.</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smallest standard deviation of the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error, using the </w:t>
      </w:r>
      <w:r w:rsidR="00984150">
        <w:rPr>
          <w:rFonts w:ascii="Times New Roman" w:hAnsi="Times New Roman" w:cs="Times New Roman"/>
          <w:sz w:val="24"/>
          <w:szCs w:val="24"/>
        </w:rPr>
        <w:t>“</w:t>
      </w:r>
      <w:r w:rsidR="00381F67" w:rsidRPr="001A40BB">
        <w:rPr>
          <w:rFonts w:ascii="Times New Roman" w:hAnsi="Times New Roman" w:cs="Times New Roman"/>
          <w:sz w:val="24"/>
          <w:szCs w:val="24"/>
        </w:rPr>
        <w:t>ultra-high</w:t>
      </w:r>
      <w:r w:rsidR="00984150">
        <w:rPr>
          <w:rFonts w:ascii="Times New Roman" w:hAnsi="Times New Roman" w:cs="Times New Roman"/>
          <w:sz w:val="24"/>
          <w:szCs w:val="24"/>
        </w:rPr>
        <w:t>”</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quality setting, </w:t>
      </w:r>
      <w:r w:rsidR="00984150">
        <w:rPr>
          <w:rFonts w:ascii="Times New Roman" w:hAnsi="Times New Roman" w:cs="Times New Roman"/>
          <w:sz w:val="24"/>
          <w:szCs w:val="24"/>
        </w:rPr>
        <w:t>was</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2.6mm and the largest standard deviation, using the </w:t>
      </w:r>
      <w:r w:rsidR="00984150">
        <w:rPr>
          <w:rFonts w:ascii="Times New Roman" w:hAnsi="Times New Roman" w:cs="Times New Roman"/>
          <w:sz w:val="24"/>
          <w:szCs w:val="24"/>
        </w:rPr>
        <w:t>“</w:t>
      </w:r>
      <w:r w:rsidRPr="001A40BB">
        <w:rPr>
          <w:rFonts w:ascii="Times New Roman" w:hAnsi="Times New Roman" w:cs="Times New Roman"/>
          <w:sz w:val="24"/>
          <w:szCs w:val="24"/>
        </w:rPr>
        <w:t>lowest</w:t>
      </w:r>
      <w:r w:rsidR="00984150">
        <w:rPr>
          <w:rFonts w:ascii="Times New Roman" w:hAnsi="Times New Roman" w:cs="Times New Roman"/>
          <w:sz w:val="24"/>
          <w:szCs w:val="24"/>
        </w:rPr>
        <w:t>”</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setting, </w:t>
      </w:r>
      <w:r w:rsidR="00984150">
        <w:rPr>
          <w:rFonts w:ascii="Times New Roman" w:hAnsi="Times New Roman" w:cs="Times New Roman"/>
          <w:sz w:val="24"/>
          <w:szCs w:val="24"/>
        </w:rPr>
        <w:t>was</w:t>
      </w:r>
      <w:r w:rsidR="00984150" w:rsidRPr="001A40BB">
        <w:rPr>
          <w:rFonts w:ascii="Times New Roman" w:hAnsi="Times New Roman" w:cs="Times New Roman"/>
          <w:sz w:val="24"/>
          <w:szCs w:val="24"/>
        </w:rPr>
        <w:t xml:space="preserve"> </w:t>
      </w:r>
      <w:r w:rsidR="00381F67" w:rsidRPr="001A40BB">
        <w:rPr>
          <w:rFonts w:ascii="Times New Roman" w:hAnsi="Times New Roman" w:cs="Times New Roman"/>
          <w:sz w:val="24"/>
          <w:szCs w:val="24"/>
        </w:rPr>
        <w:t>32</w:t>
      </w:r>
      <w:r w:rsidRPr="001A40BB">
        <w:rPr>
          <w:rFonts w:ascii="Times New Roman" w:hAnsi="Times New Roman" w:cs="Times New Roman"/>
          <w:sz w:val="24"/>
          <w:szCs w:val="24"/>
        </w:rPr>
        <w:t>.3</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 xml:space="preserve">mm, as shown in </w:t>
      </w:r>
      <w:r w:rsidR="008F05CD">
        <w:rPr>
          <w:rFonts w:ascii="Times New Roman" w:hAnsi="Times New Roman" w:cs="Times New Roman"/>
          <w:sz w:val="24"/>
          <w:szCs w:val="24"/>
        </w:rPr>
        <w:t>Table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Further experimentation is needed to determine the relationship between the GCP total RMSE and the </w:t>
      </w:r>
      <w:r w:rsidR="008F05CD">
        <w:rPr>
          <w:rFonts w:ascii="Times New Roman" w:hAnsi="Times New Roman" w:cs="Times New Roman"/>
          <w:sz w:val="24"/>
          <w:szCs w:val="24"/>
        </w:rPr>
        <w:t>RMSE</w:t>
      </w:r>
      <w:r w:rsidRPr="001A40BB">
        <w:rPr>
          <w:rFonts w:ascii="Times New Roman" w:hAnsi="Times New Roman" w:cs="Times New Roman"/>
          <w:sz w:val="24"/>
          <w:szCs w:val="24"/>
        </w:rPr>
        <w:t xml:space="preserve"> of the dense </w:t>
      </w:r>
      <w:r w:rsidR="00D928B4">
        <w:rPr>
          <w:rFonts w:ascii="Times New Roman" w:hAnsi="Times New Roman" w:cs="Times New Roman"/>
          <w:sz w:val="24"/>
          <w:szCs w:val="24"/>
        </w:rPr>
        <w:t>point cloud</w:t>
      </w:r>
      <w:r w:rsidR="008F05CD">
        <w:rPr>
          <w:rFonts w:ascii="Times New Roman" w:hAnsi="Times New Roman" w:cs="Times New Roman"/>
          <w:sz w:val="24"/>
          <w:szCs w:val="24"/>
        </w:rPr>
        <w:t>.</w:t>
      </w:r>
      <w:r w:rsidR="002A5482">
        <w:rPr>
          <w:rFonts w:ascii="Times New Roman" w:hAnsi="Times New Roman" w:cs="Times New Roman"/>
          <w:sz w:val="24"/>
          <w:szCs w:val="24"/>
        </w:rPr>
        <w:t xml:space="preserve"> </w:t>
      </w:r>
      <w:r w:rsidR="00984150">
        <w:rPr>
          <w:rFonts w:ascii="Times New Roman" w:hAnsi="Times New Roman" w:cs="Times New Roman"/>
          <w:sz w:val="24"/>
          <w:szCs w:val="24"/>
        </w:rPr>
        <w:t>The image rendering workflow developed in this research is</w:t>
      </w:r>
      <w:r w:rsidRPr="001A40BB">
        <w:rPr>
          <w:rFonts w:ascii="Times New Roman" w:hAnsi="Times New Roman" w:cs="Times New Roman"/>
          <w:sz w:val="24"/>
          <w:szCs w:val="24"/>
        </w:rPr>
        <w:t xml:space="preserve"> well suited to perform the experimentation required to make accurate generalized conclusions with confidence.</w:t>
      </w:r>
    </w:p>
    <w:p w14:paraId="632741C4" w14:textId="77777777" w:rsidR="001A40BB" w:rsidRPr="001A40BB" w:rsidRDefault="001A40BB" w:rsidP="00AF42BC">
      <w:pPr>
        <w:pStyle w:val="Heading2"/>
      </w:pPr>
      <w:r w:rsidRPr="001A40BB">
        <w:t>Methodology Implications</w:t>
      </w:r>
    </w:p>
    <w:p w14:paraId="7412F50F" w14:textId="5F11DEC9"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This methodology generates </w:t>
      </w:r>
      <w:r w:rsidR="00984150" w:rsidRPr="001A40BB">
        <w:rPr>
          <w:rFonts w:ascii="Times New Roman" w:hAnsi="Times New Roman" w:cs="Times New Roman"/>
          <w:sz w:val="24"/>
          <w:szCs w:val="24"/>
        </w:rPr>
        <w:t>photogrammetrically</w:t>
      </w:r>
      <w:r w:rsidR="00984150">
        <w:rPr>
          <w:rFonts w:ascii="Times New Roman" w:hAnsi="Times New Roman" w:cs="Times New Roman"/>
          <w:sz w:val="24"/>
          <w:szCs w:val="24"/>
        </w:rPr>
        <w:t>-</w:t>
      </w:r>
      <w:r w:rsidRPr="001A40BB">
        <w:rPr>
          <w:rFonts w:ascii="Times New Roman" w:hAnsi="Times New Roman" w:cs="Times New Roman"/>
          <w:sz w:val="24"/>
          <w:szCs w:val="24"/>
        </w:rPr>
        <w:t xml:space="preserve">accurate imagery rendered using a pinhole camera model of a scene with various </w:t>
      </w:r>
      <w:r w:rsidR="008F05CD">
        <w:rPr>
          <w:rFonts w:ascii="Times New Roman" w:hAnsi="Times New Roman" w:cs="Times New Roman"/>
          <w:sz w:val="24"/>
          <w:szCs w:val="24"/>
        </w:rPr>
        <w:t>textures and lighting,</w:t>
      </w:r>
      <w:r w:rsidRPr="001A40BB">
        <w:rPr>
          <w:rFonts w:ascii="Times New Roman" w:hAnsi="Times New Roman" w:cs="Times New Roman"/>
          <w:sz w:val="24"/>
          <w:szCs w:val="24"/>
        </w:rPr>
        <w:t xml:space="preserve"> which is then processed to assess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w:t>
      </w:r>
      <w:r w:rsidR="00D928B4">
        <w:rPr>
          <w:rFonts w:ascii="Times New Roman" w:hAnsi="Times New Roman" w:cs="Times New Roman"/>
          <w:sz w:val="24"/>
          <w:szCs w:val="24"/>
        </w:rPr>
        <w:t>point cloud</w:t>
      </w:r>
      <w:r w:rsidRPr="001A40BB">
        <w:rPr>
          <w:rFonts w:ascii="Times New Roman" w:hAnsi="Times New Roman" w:cs="Times New Roman"/>
          <w:sz w:val="24"/>
          <w:szCs w:val="24"/>
        </w:rPr>
        <w:t xml:space="preserve">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rendered imagery can be postprocessed to add noise, blur, nonlinear distortion, and other effects to generate imagery more </w:t>
      </w:r>
      <w:r w:rsidR="008F05CD">
        <w:rPr>
          <w:rFonts w:ascii="Times New Roman" w:hAnsi="Times New Roman" w:cs="Times New Roman"/>
          <w:sz w:val="24"/>
          <w:szCs w:val="24"/>
        </w:rPr>
        <w:t>representative</w:t>
      </w:r>
      <w:r w:rsidRPr="001A40BB">
        <w:rPr>
          <w:rFonts w:ascii="Times New Roman" w:hAnsi="Times New Roman" w:cs="Times New Roman"/>
          <w:sz w:val="24"/>
          <w:szCs w:val="24"/>
        </w:rPr>
        <w:t xml:space="preserve"> of that from a </w:t>
      </w:r>
      <w:r w:rsidR="00381F67" w:rsidRPr="001A40BB">
        <w:rPr>
          <w:rFonts w:ascii="Times New Roman" w:hAnsi="Times New Roman" w:cs="Times New Roman"/>
          <w:sz w:val="24"/>
          <w:szCs w:val="24"/>
        </w:rPr>
        <w:t>real-world</w:t>
      </w:r>
      <w:r w:rsidRPr="001A40BB">
        <w:rPr>
          <w:rFonts w:ascii="Times New Roman" w:hAnsi="Times New Roman" w:cs="Times New Roman"/>
          <w:sz w:val="24"/>
          <w:szCs w:val="24"/>
        </w:rPr>
        <w:t xml:space="preserve"> scenario.</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accuracy of the camera trajectory, GCP position, camera calibration, and GCP pixel coordinates in each image can also be systematically adjusted to simulate uncertainty in a real world scenario.</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ability to adjust these parameters enables a user to perform a sensitivity analysis with numerous combinations of independent variables. </w:t>
      </w:r>
    </w:p>
    <w:p w14:paraId="1FB8F93F" w14:textId="54C335DB"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While this methodology enables the user to perform repeatable, accurate experiments without the need for </w:t>
      </w:r>
      <w:r w:rsidR="00984150" w:rsidRPr="001A40BB">
        <w:rPr>
          <w:rFonts w:ascii="Times New Roman" w:hAnsi="Times New Roman" w:cs="Times New Roman"/>
          <w:sz w:val="24"/>
          <w:szCs w:val="24"/>
        </w:rPr>
        <w:t>time</w:t>
      </w:r>
      <w:r w:rsidR="00984150">
        <w:rPr>
          <w:rFonts w:ascii="Times New Roman" w:hAnsi="Times New Roman" w:cs="Times New Roman"/>
          <w:sz w:val="24"/>
          <w:szCs w:val="24"/>
        </w:rPr>
        <w:t>-</w:t>
      </w:r>
      <w:r w:rsidRPr="001A40BB">
        <w:rPr>
          <w:rFonts w:ascii="Times New Roman" w:hAnsi="Times New Roman" w:cs="Times New Roman"/>
          <w:sz w:val="24"/>
          <w:szCs w:val="24"/>
        </w:rPr>
        <w:t>consuming field work, there are currently some limitations in the experiment methodology when utilizing the Blender Internal Render Engine.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First, the internal render engine does not handle global illumination, and therefore light interactions between objects are not modeled.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second limitation of the lighting schema is that the radiometric accuracy has also not been independently validated.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There are a few methods within the render engine which effect the exposure and gamma of the resultant imagery. For this experiment, these exposure and gamma values were set at the default and provided imagery that was not over or underexposed. While the lighting in the scene using the Blender Internal Render Engine does not perfectly replicate </w:t>
      </w:r>
      <w:r w:rsidR="00984150" w:rsidRPr="001A40BB">
        <w:rPr>
          <w:rFonts w:ascii="Times New Roman" w:hAnsi="Times New Roman" w:cs="Times New Roman"/>
          <w:sz w:val="24"/>
          <w:szCs w:val="24"/>
        </w:rPr>
        <w:t>physics</w:t>
      </w:r>
      <w:r w:rsidR="00984150">
        <w:rPr>
          <w:rFonts w:ascii="Times New Roman" w:hAnsi="Times New Roman" w:cs="Times New Roman"/>
          <w:sz w:val="24"/>
          <w:szCs w:val="24"/>
        </w:rPr>
        <w:t>-</w:t>
      </w:r>
      <w:r w:rsidRPr="001A40BB">
        <w:rPr>
          <w:rFonts w:ascii="Times New Roman" w:hAnsi="Times New Roman" w:cs="Times New Roman"/>
          <w:sz w:val="24"/>
          <w:szCs w:val="24"/>
        </w:rPr>
        <w:t xml:space="preserve">based lighting, the absolute color of each surface of an object is constant and perfectly </w:t>
      </w:r>
      <w:r w:rsidR="00381F67" w:rsidRPr="001A40BB">
        <w:rPr>
          <w:rFonts w:ascii="Times New Roman" w:hAnsi="Times New Roman" w:cs="Times New Roman"/>
          <w:sz w:val="24"/>
          <w:szCs w:val="24"/>
        </w:rPr>
        <w:t>Lambertian</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keypoint detection and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algorithms utilize gradients in colors and the absolute colors of the scene, and the accuracy should not be effected by </w:t>
      </w:r>
      <w:r w:rsidR="008F05CD">
        <w:rPr>
          <w:rFonts w:ascii="Times New Roman" w:hAnsi="Times New Roman" w:cs="Times New Roman"/>
          <w:sz w:val="24"/>
          <w:szCs w:val="24"/>
        </w:rPr>
        <w:t>the imperfect lighting</w:t>
      </w:r>
      <w:r w:rsidRPr="001A40BB">
        <w:rPr>
          <w:rFonts w:ascii="Times New Roman" w:hAnsi="Times New Roman" w:cs="Times New Roman"/>
          <w:sz w:val="24"/>
          <w:szCs w:val="24"/>
        </w:rPr>
        <w:t>.</w:t>
      </w:r>
    </w:p>
    <w:p w14:paraId="03D66475" w14:textId="6CA82FB1"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Another source of inaccuracy in the Blender Internal Render Engine methodology is the methodology to convert the scene to pixel values relies in an integration over a finite number of subpixel super-sampling.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deviates from a real world camera where the pixel value is a result of an integration over all available light.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Blender Internal Render Engine uses the term </w:t>
      </w:r>
      <w:r w:rsidR="00984150">
        <w:rPr>
          <w:rFonts w:ascii="Times New Roman" w:hAnsi="Times New Roman" w:cs="Times New Roman"/>
          <w:sz w:val="24"/>
          <w:szCs w:val="24"/>
        </w:rPr>
        <w:t>“</w:t>
      </w:r>
      <w:r w:rsidRPr="001A40BB">
        <w:rPr>
          <w:rFonts w:ascii="Times New Roman" w:hAnsi="Times New Roman" w:cs="Times New Roman"/>
          <w:sz w:val="24"/>
          <w:szCs w:val="24"/>
        </w:rPr>
        <w:t>antialiasing</w:t>
      </w:r>
      <w:r w:rsidR="00984150">
        <w:rPr>
          <w:rFonts w:ascii="Times New Roman" w:hAnsi="Times New Roman" w:cs="Times New Roman"/>
          <w:sz w:val="24"/>
          <w:szCs w:val="24"/>
        </w:rPr>
        <w:t>”</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to describe a supersampling methodology for each pixel, which can supersample up to 16 samples per pixel.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small, finite number of samples per pixel can induce a small amount of inaccuracy when mixed </w:t>
      </w:r>
      <w:r w:rsidR="00381F67" w:rsidRPr="001A40BB">
        <w:rPr>
          <w:rFonts w:ascii="Times New Roman" w:hAnsi="Times New Roman" w:cs="Times New Roman"/>
          <w:sz w:val="24"/>
          <w:szCs w:val="24"/>
        </w:rPr>
        <w:t>pixels</w:t>
      </w:r>
      <w:r w:rsidRPr="001A40BB">
        <w:rPr>
          <w:rFonts w:ascii="Times New Roman" w:hAnsi="Times New Roman" w:cs="Times New Roman"/>
          <w:sz w:val="24"/>
          <w:szCs w:val="24"/>
        </w:rPr>
        <w:t xml:space="preserve"> are present.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These small inaccuracies, though, are small enough to be deemed negligible for </w:t>
      </w:r>
      <w:r w:rsidR="00984150">
        <w:rPr>
          <w:rFonts w:ascii="Times New Roman" w:hAnsi="Times New Roman" w:cs="Times New Roman"/>
          <w:sz w:val="24"/>
          <w:szCs w:val="24"/>
        </w:rPr>
        <w:t>most experiments which are expected to be undertaken using the workflow presented here</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p>
    <w:p w14:paraId="52D89F44" w14:textId="4A12B108"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w:t>
      </w:r>
      <w:r w:rsidR="00984150">
        <w:rPr>
          <w:rFonts w:ascii="Times New Roman" w:hAnsi="Times New Roman" w:cs="Times New Roman"/>
          <w:sz w:val="24"/>
          <w:szCs w:val="24"/>
        </w:rPr>
        <w:t>nother</w:t>
      </w:r>
      <w:r w:rsidRPr="001A40BB">
        <w:rPr>
          <w:rFonts w:ascii="Times New Roman" w:hAnsi="Times New Roman" w:cs="Times New Roman"/>
          <w:sz w:val="24"/>
          <w:szCs w:val="24"/>
        </w:rPr>
        <w:t xml:space="preserve"> potential source of uncertainty induced into the system is the use of repeating textures to generate a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 the use case provided </w:t>
      </w:r>
      <w:r w:rsidR="00984150">
        <w:rPr>
          <w:rFonts w:ascii="Times New Roman" w:hAnsi="Times New Roman" w:cs="Times New Roman"/>
          <w:sz w:val="24"/>
          <w:szCs w:val="24"/>
        </w:rPr>
        <w:t>earlier</w:t>
      </w:r>
      <w:r w:rsidR="00590D34">
        <w:rPr>
          <w:rFonts w:ascii="Times New Roman" w:hAnsi="Times New Roman" w:cs="Times New Roman"/>
          <w:sz w:val="24"/>
          <w:szCs w:val="24"/>
        </w:rPr>
        <w:t>,</w:t>
      </w:r>
      <w:r w:rsidRPr="001A40BB">
        <w:rPr>
          <w:rFonts w:ascii="Times New Roman" w:hAnsi="Times New Roman" w:cs="Times New Roman"/>
          <w:sz w:val="24"/>
          <w:szCs w:val="24"/>
        </w:rPr>
        <w:t xml:space="preserve"> the grass texture </w:t>
      </w:r>
      <w:r w:rsidR="00984150">
        <w:rPr>
          <w:rFonts w:ascii="Times New Roman" w:hAnsi="Times New Roman" w:cs="Times New Roman"/>
          <w:sz w:val="24"/>
          <w:szCs w:val="24"/>
        </w:rPr>
        <w:t>was</w:t>
      </w:r>
      <w:r w:rsidR="00984150"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repeated 10 times in both the </w:t>
      </w:r>
      <w:r w:rsidRPr="00ED6C9C">
        <w:rPr>
          <w:rFonts w:ascii="Times New Roman" w:hAnsi="Times New Roman" w:cs="Times New Roman"/>
          <w:i/>
          <w:sz w:val="24"/>
          <w:szCs w:val="24"/>
        </w:rPr>
        <w:t>x</w:t>
      </w:r>
      <w:r w:rsidRPr="001A40BB">
        <w:rPr>
          <w:rFonts w:ascii="Times New Roman" w:hAnsi="Times New Roman" w:cs="Times New Roman"/>
          <w:sz w:val="24"/>
          <w:szCs w:val="24"/>
        </w:rPr>
        <w:t xml:space="preserve"> and </w:t>
      </w:r>
      <w:r w:rsidRPr="00ED6C9C">
        <w:rPr>
          <w:rFonts w:ascii="Times New Roman" w:hAnsi="Times New Roman" w:cs="Times New Roman"/>
          <w:i/>
          <w:sz w:val="24"/>
          <w:szCs w:val="24"/>
        </w:rPr>
        <w:t>y</w:t>
      </w:r>
      <w:r w:rsidRPr="001A40BB">
        <w:rPr>
          <w:rFonts w:ascii="Times New Roman" w:hAnsi="Times New Roman" w:cs="Times New Roman"/>
          <w:sz w:val="24"/>
          <w:szCs w:val="24"/>
        </w:rPr>
        <w:t xml:space="preserve"> direction</w:t>
      </w:r>
      <w:r w:rsidR="00984150">
        <w:rPr>
          <w:rFonts w:ascii="Times New Roman" w:hAnsi="Times New Roman" w:cs="Times New Roman"/>
          <w:sz w:val="24"/>
          <w:szCs w:val="24"/>
        </w:rPr>
        <w:t>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repeating pattern was overlaid onto another image, to create different image color gradients in an attempt to generate unique texture features.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Despite this effort, it is possible that keypoint detection and matching algorithms could generate false </w:t>
      </w:r>
      <w:r w:rsidRPr="001A40BB">
        <w:rPr>
          <w:rFonts w:ascii="Times New Roman" w:hAnsi="Times New Roman" w:cs="Times New Roman"/>
          <w:sz w:val="24"/>
          <w:szCs w:val="24"/>
        </w:rPr>
        <w:lastRenderedPageBreak/>
        <w:t xml:space="preserve">positives which may bias the result if not removed </w:t>
      </w:r>
      <w:r w:rsidR="008F05CD">
        <w:rPr>
          <w:rFonts w:ascii="Times New Roman" w:hAnsi="Times New Roman" w:cs="Times New Roman"/>
          <w:sz w:val="24"/>
          <w:szCs w:val="24"/>
        </w:rPr>
        <w:t xml:space="preserve">or detected </w:t>
      </w:r>
      <w:r w:rsidRPr="001A40BB">
        <w:rPr>
          <w:rFonts w:ascii="Times New Roman" w:hAnsi="Times New Roman" w:cs="Times New Roman"/>
          <w:sz w:val="24"/>
          <w:szCs w:val="24"/>
        </w:rPr>
        <w:t>as outliers.</w:t>
      </w:r>
      <w:r w:rsidR="002A5482">
        <w:rPr>
          <w:rFonts w:ascii="Times New Roman" w:hAnsi="Times New Roman" w:cs="Times New Roman"/>
          <w:sz w:val="24"/>
          <w:szCs w:val="24"/>
        </w:rPr>
        <w:t xml:space="preserve"> </w:t>
      </w:r>
      <w:r w:rsidR="008F05CD">
        <w:rPr>
          <w:rFonts w:ascii="Times New Roman" w:hAnsi="Times New Roman" w:cs="Times New Roman"/>
          <w:sz w:val="24"/>
          <w:szCs w:val="24"/>
        </w:rPr>
        <w:t>This phenomenon could also occur in a real-world scenario, where manmade structures often exhibit a repeating pattern of similar shapes and colors.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 this experiment, this effect was not observed, but if the scene is not generated carefully, these repeating textures could induce a significant amount of inaccuracy in the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processing step.</w:t>
      </w:r>
    </w:p>
    <w:p w14:paraId="5B62C779" w14:textId="77777777" w:rsidR="001A40BB" w:rsidRPr="001A40BB" w:rsidRDefault="001A40BB" w:rsidP="00AF42BC">
      <w:pPr>
        <w:pStyle w:val="Heading1"/>
      </w:pPr>
      <w:r w:rsidRPr="001A40BB">
        <w:t>Conclusion</w:t>
      </w:r>
    </w:p>
    <w:p w14:paraId="4C8E4A9C" w14:textId="77777777" w:rsidR="00ED6C9C" w:rsidRPr="009C4B91" w:rsidRDefault="00ED6C9C" w:rsidP="00ED6C9C">
      <w:pPr>
        <w:rPr>
          <w:rFonts w:ascii="Times New Roman" w:hAnsi="Times New Roman" w:cs="Times New Roman"/>
          <w:sz w:val="24"/>
        </w:rPr>
      </w:pPr>
      <w:r w:rsidRPr="009C4B91">
        <w:rPr>
          <w:rFonts w:ascii="Times New Roman" w:hAnsi="Times New Roman" w:cs="Times New Roman"/>
          <w:sz w:val="24"/>
        </w:rPr>
        <w:t>This study has demonstrated a new workflow leveraging an open-source computer graphics render engine, Blender, to generate simulated UAS imagery data sets for rendered scenes, suitable for input into SfM-MVS software. The output point clouds can be compared against ground truth (which is truly the “truth,” in this case, as GCPs, check points and other features have been synthetically placed in the scene with exact coordinates) to perform accuracy assessments. By purposefully and systematically varying different input parameters, including modeled camera parameters (e.g., focal length, resolution), modeled acquisition parameters (e.g., flying height, exposure rate) and environmental parameters (e.g., solar illumination angle), sensitivity analyses can be performed by assessing the change in accuracy as a function of change in each of these parameters. In this way, hundreds of experiments on UAS imagery processed in SfM-MVS software can be performed in the office, without the need for extensive, costly field surveys. An additional advantage of this approach is that it avoids confounding variables (e.g., variable wind and solar illumination, as well as moving objects in the scene), which can complicate accuracy assessments performed with real-world imagery.</w:t>
      </w:r>
    </w:p>
    <w:p w14:paraId="09D124D5" w14:textId="2D6508A6" w:rsidR="00ED6C9C" w:rsidRPr="009C4B91" w:rsidRDefault="00ED6C9C" w:rsidP="00ED6C9C">
      <w:pPr>
        <w:rPr>
          <w:rFonts w:ascii="Times New Roman" w:hAnsi="Times New Roman" w:cs="Times New Roman"/>
          <w:sz w:val="24"/>
        </w:rPr>
      </w:pPr>
      <w:r w:rsidRPr="009C4B91">
        <w:rPr>
          <w:rFonts w:ascii="Times New Roman" w:hAnsi="Times New Roman" w:cs="Times New Roman"/>
          <w:sz w:val="24"/>
        </w:rPr>
        <w:t xml:space="preserve">In this paper, one example of a use case was presented, in which we examined the effects </w:t>
      </w:r>
      <w:commentRangeStart w:id="292"/>
      <w:ins w:id="293" w:author="Richie" w:date="2017-03-04T00:38:00Z">
        <w:r w:rsidR="005306C2" w:rsidRPr="009C4B91">
          <w:rPr>
            <w:rFonts w:ascii="Times New Roman" w:hAnsi="Times New Roman" w:cs="Times New Roman"/>
            <w:sz w:val="24"/>
          </w:rPr>
          <w:t xml:space="preserve">of Agisoft Photoscan’s reconstruction quality setting (lowest, low, medium, high, and highest) </w:t>
        </w:r>
      </w:ins>
      <w:commentRangeEnd w:id="292"/>
      <w:ins w:id="294" w:author="Richie" w:date="2017-03-04T00:39:00Z">
        <w:r w:rsidR="005306C2">
          <w:rPr>
            <w:rStyle w:val="CommentReference"/>
          </w:rPr>
          <w:commentReference w:id="292"/>
        </w:r>
      </w:ins>
      <w:r w:rsidRPr="009C4B91">
        <w:rPr>
          <w:rFonts w:ascii="Times New Roman" w:hAnsi="Times New Roman" w:cs="Times New Roman"/>
          <w:sz w:val="24"/>
        </w:rPr>
        <w:t xml:space="preserve">on resultant point cloud accuracy </w:t>
      </w:r>
      <w:del w:id="295" w:author="Richie" w:date="2017-03-04T00:38:00Z">
        <w:r w:rsidRPr="009C4B91" w:rsidDel="005306C2">
          <w:rPr>
            <w:rFonts w:ascii="Times New Roman" w:hAnsi="Times New Roman" w:cs="Times New Roman"/>
            <w:sz w:val="24"/>
          </w:rPr>
          <w:delText xml:space="preserve">of Agisoft Photoscan’s reconstruction quality setting (lowest, low, medium, high, and highest) </w:delText>
        </w:r>
      </w:del>
      <w:r w:rsidRPr="009C4B91">
        <w:rPr>
          <w:rFonts w:ascii="Times New Roman" w:hAnsi="Times New Roman" w:cs="Times New Roman"/>
          <w:sz w:val="24"/>
        </w:rPr>
        <w:t>using a simulated UAV imagery data set with a camera model emulating a Sony A5000. It was shown that the RMSE of the resultant point clouds does, in fact, depend strongly on the reconstruction quality setting. An additional finding what that the data points outside of the AOI should be either discarded or used with caution, as the accuracy of those points is higher than that of the point cloud within the AOI. While these results are informative (if, perhaps, not entirely unexpected), it is important to note that this is just one of a virtually limitless number of experiments that can be run using the workflow developed here. The project team is currently planning to use this workflow to examine point cloud accuracy achievable with new sensor types, and also to conduct accuracy assessments of shallow bathymetric points in SfM-MVS point clouds generated from UAS imagery.</w:t>
      </w:r>
    </w:p>
    <w:p w14:paraId="377EB0E8" w14:textId="77777777" w:rsidR="00ED6C9C" w:rsidRPr="009C4B91" w:rsidRDefault="00ED6C9C" w:rsidP="00ED6C9C">
      <w:pPr>
        <w:rPr>
          <w:rFonts w:ascii="Times New Roman" w:hAnsi="Times New Roman" w:cs="Times New Roman"/>
          <w:sz w:val="24"/>
        </w:rPr>
      </w:pPr>
      <w:r w:rsidRPr="009C4B91">
        <w:rPr>
          <w:rFonts w:ascii="Times New Roman" w:hAnsi="Times New Roman" w:cs="Times New Roman"/>
          <w:sz w:val="24"/>
        </w:rPr>
        <w:t xml:space="preserve">Additional topics for future work include investigating radiometric fidelity of the simulated imagery, and further assessing the impacts of texture and topography in the simulated scenes. As SfM-MVS algorithms are continually being improved, it is also of interest to use this methodology to test new SfM-MVS software packages, both commercial and open source. Another extension of the current work would include using the procedure presented here to simulate imagery acquired not only from UAS, but also vehicles, boats or handheld cameras. It is anticipated that these procedures will prove increasingly beneficial with the continued expansion of SfM-MVS algorithms into new fields. </w:t>
      </w:r>
    </w:p>
    <w:p w14:paraId="3AE262BF" w14:textId="77777777" w:rsidR="004B1D62" w:rsidRDefault="004B1D62">
      <w:pPr>
        <w:rPr>
          <w:rFonts w:ascii="Times New Roman" w:hAnsi="Times New Roman" w:cs="Times New Roman"/>
          <w:sz w:val="24"/>
          <w:szCs w:val="24"/>
        </w:rPr>
      </w:pPr>
      <w:r>
        <w:rPr>
          <w:rFonts w:ascii="Times New Roman" w:hAnsi="Times New Roman" w:cs="Times New Roman"/>
          <w:sz w:val="24"/>
          <w:szCs w:val="24"/>
        </w:rPr>
        <w:lastRenderedPageBreak/>
        <w:br w:type="page"/>
      </w:r>
    </w:p>
    <w:p w14:paraId="07D95B87" w14:textId="136FB24E" w:rsidR="00D714DC" w:rsidRPr="00D714DC" w:rsidRDefault="004B1D62"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rPr>
        <w:lastRenderedPageBreak/>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D714DC" w:rsidRPr="00D714DC">
        <w:rPr>
          <w:rFonts w:ascii="Times New Roman" w:hAnsi="Times New Roman" w:cs="Times New Roman"/>
          <w:noProof/>
          <w:sz w:val="24"/>
          <w:szCs w:val="24"/>
        </w:rPr>
        <w:t>[1]</w:t>
      </w:r>
      <w:r w:rsidR="00D714DC" w:rsidRPr="00D714DC">
        <w:rPr>
          <w:rFonts w:ascii="Times New Roman" w:hAnsi="Times New Roman" w:cs="Times New Roman"/>
          <w:noProof/>
          <w:sz w:val="24"/>
          <w:szCs w:val="24"/>
        </w:rPr>
        <w:tab/>
        <w:t xml:space="preserve">M. J. Westoby, J. Brasington, N. F. Glasser, M. J. Hambrey, and J. M. Reynolds, “‘Structure-from-Motion’ photogrammetry: A low-cost, effective tool for geoscience applications,” </w:t>
      </w:r>
      <w:r w:rsidR="00D714DC" w:rsidRPr="00D714DC">
        <w:rPr>
          <w:rFonts w:ascii="Times New Roman" w:hAnsi="Times New Roman" w:cs="Times New Roman"/>
          <w:i/>
          <w:iCs/>
          <w:noProof/>
          <w:sz w:val="24"/>
          <w:szCs w:val="24"/>
        </w:rPr>
        <w:t>Geomorphology</w:t>
      </w:r>
      <w:r w:rsidR="00D714DC" w:rsidRPr="00D714DC">
        <w:rPr>
          <w:rFonts w:ascii="Times New Roman" w:hAnsi="Times New Roman" w:cs="Times New Roman"/>
          <w:noProof/>
          <w:sz w:val="24"/>
          <w:szCs w:val="24"/>
        </w:rPr>
        <w:t>, vol. 179, pp. 300–314, 2012.</w:t>
      </w:r>
    </w:p>
    <w:p w14:paraId="3899016B"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[2]</w:t>
      </w:r>
      <w:r w:rsidRPr="00D714DC">
        <w:rPr>
          <w:rFonts w:ascii="Times New Roman" w:hAnsi="Times New Roman" w:cs="Times New Roman"/>
          <w:noProof/>
          <w:sz w:val="24"/>
          <w:szCs w:val="24"/>
        </w:rPr>
        <w:tab/>
        <w:t xml:space="preserve">M. A. Fonstad, J. T. Dietrich, B. C. Courville, J. L. Jensen, and P. E. Carbonneau, “Topographic structure from motion: A new development in photogrammetric measurement,” </w:t>
      </w:r>
      <w:r w:rsidRPr="00D714DC">
        <w:rPr>
          <w:rFonts w:ascii="Times New Roman" w:hAnsi="Times New Roman" w:cs="Times New Roman"/>
          <w:i/>
          <w:iCs/>
          <w:noProof/>
          <w:sz w:val="24"/>
          <w:szCs w:val="24"/>
        </w:rPr>
        <w:t>Earth Surf. Process. Landforms</w:t>
      </w:r>
      <w:r w:rsidRPr="00D714DC">
        <w:rPr>
          <w:rFonts w:ascii="Times New Roman" w:hAnsi="Times New Roman" w:cs="Times New Roman"/>
          <w:noProof/>
          <w:sz w:val="24"/>
          <w:szCs w:val="24"/>
        </w:rPr>
        <w:t>, vol. 38, no. 4, pp. 421–430, 2013.</w:t>
      </w:r>
    </w:p>
    <w:p w14:paraId="60D82DC3"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[3]</w:t>
      </w:r>
      <w:r w:rsidRPr="00D714DC">
        <w:rPr>
          <w:rFonts w:ascii="Times New Roman" w:hAnsi="Times New Roman" w:cs="Times New Roman"/>
          <w:noProof/>
          <w:sz w:val="24"/>
          <w:szCs w:val="24"/>
        </w:rPr>
        <w:tab/>
        <w:t xml:space="preserve">D. G. Lowe, “Distinctive image features from scale invariant keypoints,” </w:t>
      </w:r>
      <w:r w:rsidRPr="00D714DC">
        <w:rPr>
          <w:rFonts w:ascii="Times New Roman" w:hAnsi="Times New Roman" w:cs="Times New Roman"/>
          <w:i/>
          <w:iCs/>
          <w:noProof/>
          <w:sz w:val="24"/>
          <w:szCs w:val="24"/>
        </w:rPr>
        <w:t>Int’l J. Comput. Vis.</w:t>
      </w:r>
      <w:r w:rsidRPr="00D714DC">
        <w:rPr>
          <w:rFonts w:ascii="Times New Roman" w:hAnsi="Times New Roman" w:cs="Times New Roman"/>
          <w:noProof/>
          <w:sz w:val="24"/>
          <w:szCs w:val="24"/>
        </w:rPr>
        <w:t>, vol. 60, pp. 91–11020042, 2004.</w:t>
      </w:r>
    </w:p>
    <w:p w14:paraId="606089B9"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[4]</w:t>
      </w:r>
      <w:r w:rsidRPr="00D714DC">
        <w:rPr>
          <w:rFonts w:ascii="Times New Roman" w:hAnsi="Times New Roman" w:cs="Times New Roman"/>
          <w:noProof/>
          <w:sz w:val="24"/>
          <w:szCs w:val="24"/>
        </w:rPr>
        <w:tab/>
        <w:t xml:space="preserve">F. Clapuyt, V. Vanacker, and K. Van Oost, “Reproducibility of UAV-based earth topography reconstructions based on Structure-from-Motion algorithms,” </w:t>
      </w:r>
      <w:r w:rsidRPr="00D714DC">
        <w:rPr>
          <w:rFonts w:ascii="Times New Roman" w:hAnsi="Times New Roman" w:cs="Times New Roman"/>
          <w:i/>
          <w:iCs/>
          <w:noProof/>
          <w:sz w:val="24"/>
          <w:szCs w:val="24"/>
        </w:rPr>
        <w:t>Geomorphology</w:t>
      </w:r>
      <w:r w:rsidRPr="00D714DC">
        <w:rPr>
          <w:rFonts w:ascii="Times New Roman" w:hAnsi="Times New Roman" w:cs="Times New Roman"/>
          <w:noProof/>
          <w:sz w:val="24"/>
          <w:szCs w:val="24"/>
        </w:rPr>
        <w:t>, vol. 260, pp. 4–15, 2015.</w:t>
      </w:r>
    </w:p>
    <w:p w14:paraId="72907005"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[5]</w:t>
      </w:r>
      <w:r w:rsidRPr="00D714DC">
        <w:rPr>
          <w:rFonts w:ascii="Times New Roman" w:hAnsi="Times New Roman" w:cs="Times New Roman"/>
          <w:noProof/>
          <w:sz w:val="24"/>
          <w:szCs w:val="24"/>
        </w:rPr>
        <w:tab/>
        <w:t xml:space="preserve">Y. Furukawa and C. Hernández, “Multi-View Stereo: A Tutorial,” </w:t>
      </w:r>
      <w:r w:rsidRPr="00D714DC">
        <w:rPr>
          <w:rFonts w:ascii="Times New Roman" w:hAnsi="Times New Roman" w:cs="Times New Roman"/>
          <w:i/>
          <w:iCs/>
          <w:noProof/>
          <w:sz w:val="24"/>
          <w:szCs w:val="24"/>
        </w:rPr>
        <w:t>Found. Trends® Comput. Graph. Vis.</w:t>
      </w:r>
      <w:r w:rsidRPr="00D714DC">
        <w:rPr>
          <w:rFonts w:ascii="Times New Roman" w:hAnsi="Times New Roman" w:cs="Times New Roman"/>
          <w:noProof/>
          <w:sz w:val="24"/>
          <w:szCs w:val="24"/>
        </w:rPr>
        <w:t>, vol. 9, no. 1–2, pp. 1–148, 2015.</w:t>
      </w:r>
    </w:p>
    <w:p w14:paraId="2A266CA6"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[6]</w:t>
      </w:r>
      <w:r w:rsidRPr="00D714DC">
        <w:rPr>
          <w:rFonts w:ascii="Times New Roman" w:hAnsi="Times New Roman" w:cs="Times New Roman"/>
          <w:noProof/>
          <w:sz w:val="24"/>
          <w:szCs w:val="24"/>
        </w:rPr>
        <w:tab/>
        <w:t xml:space="preserve">A. Eltner, A. Kaiser, C. Castillo, G. Rock, F. Neugirg, and A. Abell??n, “Image-based surface reconstruction in geomorphometry-merits, limits and developments,” </w:t>
      </w:r>
      <w:r w:rsidRPr="00D714DC">
        <w:rPr>
          <w:rFonts w:ascii="Times New Roman" w:hAnsi="Times New Roman" w:cs="Times New Roman"/>
          <w:i/>
          <w:iCs/>
          <w:noProof/>
          <w:sz w:val="24"/>
          <w:szCs w:val="24"/>
        </w:rPr>
        <w:t>Earth Surf. Dyn.</w:t>
      </w:r>
      <w:r w:rsidRPr="00D714DC">
        <w:rPr>
          <w:rFonts w:ascii="Times New Roman" w:hAnsi="Times New Roman" w:cs="Times New Roman"/>
          <w:noProof/>
          <w:sz w:val="24"/>
          <w:szCs w:val="24"/>
        </w:rPr>
        <w:t>, vol. 4, no. 2, pp. 359–389, 2016.</w:t>
      </w:r>
    </w:p>
    <w:p w14:paraId="1F22E776"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[7]</w:t>
      </w:r>
      <w:r w:rsidRPr="00D714DC">
        <w:rPr>
          <w:rFonts w:ascii="Times New Roman" w:hAnsi="Times New Roman" w:cs="Times New Roman"/>
          <w:noProof/>
          <w:sz w:val="24"/>
          <w:szCs w:val="24"/>
        </w:rPr>
        <w:tab/>
        <w:t xml:space="preserve">M. W. Smith and D. Vericat, “From experimental plots to experimental landscapes: Topography, erosion and deposition in sub-humid badlands from Structure-from-Motion photogrammetry,” </w:t>
      </w:r>
      <w:r w:rsidRPr="00D714DC">
        <w:rPr>
          <w:rFonts w:ascii="Times New Roman" w:hAnsi="Times New Roman" w:cs="Times New Roman"/>
          <w:i/>
          <w:iCs/>
          <w:noProof/>
          <w:sz w:val="24"/>
          <w:szCs w:val="24"/>
        </w:rPr>
        <w:t>Earth Surf. Process. Landforms</w:t>
      </w:r>
      <w:r w:rsidRPr="00D714DC">
        <w:rPr>
          <w:rFonts w:ascii="Times New Roman" w:hAnsi="Times New Roman" w:cs="Times New Roman"/>
          <w:noProof/>
          <w:sz w:val="24"/>
          <w:szCs w:val="24"/>
        </w:rPr>
        <w:t>, vol. 40, no. 12, pp. 1656–1671, 2015.</w:t>
      </w:r>
    </w:p>
    <w:p w14:paraId="19165477"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[8]</w:t>
      </w:r>
      <w:r w:rsidRPr="00D714DC">
        <w:rPr>
          <w:rFonts w:ascii="Times New Roman" w:hAnsi="Times New Roman" w:cs="Times New Roman"/>
          <w:noProof/>
          <w:sz w:val="24"/>
          <w:szCs w:val="24"/>
        </w:rPr>
        <w:tab/>
        <w:t xml:space="preserve">J. P. Dandois, M. Olano, and E. C. Ellis, “Optimal altitude, overlap, and weather conditions for computer vision uav estimates of forest structure,” </w:t>
      </w:r>
      <w:r w:rsidRPr="00D714DC">
        <w:rPr>
          <w:rFonts w:ascii="Times New Roman" w:hAnsi="Times New Roman" w:cs="Times New Roman"/>
          <w:i/>
          <w:iCs/>
          <w:noProof/>
          <w:sz w:val="24"/>
          <w:szCs w:val="24"/>
        </w:rPr>
        <w:t>Remote Sens.</w:t>
      </w:r>
      <w:r w:rsidRPr="00D714DC">
        <w:rPr>
          <w:rFonts w:ascii="Times New Roman" w:hAnsi="Times New Roman" w:cs="Times New Roman"/>
          <w:noProof/>
          <w:sz w:val="24"/>
          <w:szCs w:val="24"/>
        </w:rPr>
        <w:t>, vol. 7, no. 10, pp. 13895–13920, 2015.</w:t>
      </w:r>
    </w:p>
    <w:p w14:paraId="08B30E5C"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[9]</w:t>
      </w:r>
      <w:r w:rsidRPr="00D714DC">
        <w:rPr>
          <w:rFonts w:ascii="Times New Roman" w:hAnsi="Times New Roman" w:cs="Times New Roman"/>
          <w:noProof/>
          <w:sz w:val="24"/>
          <w:szCs w:val="24"/>
        </w:rPr>
        <w:tab/>
        <w:t xml:space="preserve">N. Micheletti, J. H. Chandler, and S. N. Lane, “Investigating the geomorphological potential of freely available and accessible structure-from-motion photogrammetry using a smartphone,” </w:t>
      </w:r>
      <w:r w:rsidRPr="00D714DC">
        <w:rPr>
          <w:rFonts w:ascii="Times New Roman" w:hAnsi="Times New Roman" w:cs="Times New Roman"/>
          <w:i/>
          <w:iCs/>
          <w:noProof/>
          <w:sz w:val="24"/>
          <w:szCs w:val="24"/>
        </w:rPr>
        <w:t>Earth Surf. Process. Landforms</w:t>
      </w:r>
      <w:r w:rsidRPr="00D714DC">
        <w:rPr>
          <w:rFonts w:ascii="Times New Roman" w:hAnsi="Times New Roman" w:cs="Times New Roman"/>
          <w:noProof/>
          <w:sz w:val="24"/>
          <w:szCs w:val="24"/>
        </w:rPr>
        <w:t>, vol. 40, no. 4, pp. 473–486, 2015.</w:t>
      </w:r>
    </w:p>
    <w:p w14:paraId="583A8A94"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[10]</w:t>
      </w:r>
      <w:r w:rsidRPr="00D714DC">
        <w:rPr>
          <w:rFonts w:ascii="Times New Roman" w:hAnsi="Times New Roman" w:cs="Times New Roman"/>
          <w:noProof/>
          <w:sz w:val="24"/>
          <w:szCs w:val="24"/>
        </w:rPr>
        <w:tab/>
        <w:t xml:space="preserve">M. Naumann, M. Geist, R. Bill, F. Niemeyer, and G. J. Grenzdörffer, “Accuracy Comparison of Digital Surface Models Created By Unmanned Aerial Systems Imagery and Terrestrial Laser Scanner,” </w:t>
      </w:r>
      <w:r w:rsidRPr="00D714DC">
        <w:rPr>
          <w:rFonts w:ascii="Times New Roman" w:hAnsi="Times New Roman" w:cs="Times New Roman"/>
          <w:i/>
          <w:iCs/>
          <w:noProof/>
          <w:sz w:val="24"/>
          <w:szCs w:val="24"/>
        </w:rPr>
        <w:t>Int. Arch. Photogramm. Remote Sens.</w:t>
      </w:r>
      <w:r w:rsidRPr="00D714DC">
        <w:rPr>
          <w:rFonts w:ascii="Times New Roman" w:hAnsi="Times New Roman" w:cs="Times New Roman"/>
          <w:noProof/>
          <w:sz w:val="24"/>
          <w:szCs w:val="24"/>
        </w:rPr>
        <w:t>, vol. XL, no. September, pp. 4–6, 2013.</w:t>
      </w:r>
    </w:p>
    <w:p w14:paraId="58E34195"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[11]</w:t>
      </w:r>
      <w:r w:rsidRPr="00D714DC">
        <w:rPr>
          <w:rFonts w:ascii="Times New Roman" w:hAnsi="Times New Roman" w:cs="Times New Roman"/>
          <w:noProof/>
          <w:sz w:val="24"/>
          <w:szCs w:val="24"/>
        </w:rPr>
        <w:tab/>
        <w:t xml:space="preserve">L. Javernick, J. Brasington, and B. Caruso, “Modeling the topography of shallow braided rivers using Structure-from-Motion photogrammetry,” </w:t>
      </w:r>
      <w:r w:rsidRPr="00D714DC">
        <w:rPr>
          <w:rFonts w:ascii="Times New Roman" w:hAnsi="Times New Roman" w:cs="Times New Roman"/>
          <w:i/>
          <w:iCs/>
          <w:noProof/>
          <w:sz w:val="24"/>
          <w:szCs w:val="24"/>
        </w:rPr>
        <w:t>Geomorphology</w:t>
      </w:r>
      <w:r w:rsidRPr="00D714DC">
        <w:rPr>
          <w:rFonts w:ascii="Times New Roman" w:hAnsi="Times New Roman" w:cs="Times New Roman"/>
          <w:noProof/>
          <w:sz w:val="24"/>
          <w:szCs w:val="24"/>
        </w:rPr>
        <w:t>, vol. 213, pp. 166–182, 2014.</w:t>
      </w:r>
    </w:p>
    <w:p w14:paraId="2157C799"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[12]</w:t>
      </w:r>
      <w:r w:rsidRPr="00D714DC">
        <w:rPr>
          <w:rFonts w:ascii="Times New Roman" w:hAnsi="Times New Roman" w:cs="Times New Roman"/>
          <w:noProof/>
          <w:sz w:val="24"/>
          <w:szCs w:val="24"/>
        </w:rPr>
        <w:tab/>
        <w:t xml:space="preserve">S. Harwin and A. Lucieer, “Assessing the accuracy of georeferenced point clouds produced via multi-view stereopsis from Unmanned Aerial Vehicle (UAV) imagery,” </w:t>
      </w:r>
      <w:r w:rsidRPr="00D714DC">
        <w:rPr>
          <w:rFonts w:ascii="Times New Roman" w:hAnsi="Times New Roman" w:cs="Times New Roman"/>
          <w:i/>
          <w:iCs/>
          <w:noProof/>
          <w:sz w:val="24"/>
          <w:szCs w:val="24"/>
        </w:rPr>
        <w:t>Remote Sens.</w:t>
      </w:r>
      <w:r w:rsidRPr="00D714DC">
        <w:rPr>
          <w:rFonts w:ascii="Times New Roman" w:hAnsi="Times New Roman" w:cs="Times New Roman"/>
          <w:noProof/>
          <w:sz w:val="24"/>
          <w:szCs w:val="24"/>
        </w:rPr>
        <w:t>, vol. 4, no. 6, pp. 1573–1599, 2012.</w:t>
      </w:r>
    </w:p>
    <w:p w14:paraId="3F910396"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[13]</w:t>
      </w:r>
      <w:r w:rsidRPr="00D714DC">
        <w:rPr>
          <w:rFonts w:ascii="Times New Roman" w:hAnsi="Times New Roman" w:cs="Times New Roman"/>
          <w:noProof/>
          <w:sz w:val="24"/>
          <w:szCs w:val="24"/>
        </w:rPr>
        <w:tab/>
        <w:t xml:space="preserve">M. R. James and S. Robson, “Mitigating systematic error in topographic models derived from UAV and ground-based image networks,” </w:t>
      </w:r>
      <w:r w:rsidRPr="00D714DC">
        <w:rPr>
          <w:rFonts w:ascii="Times New Roman" w:hAnsi="Times New Roman" w:cs="Times New Roman"/>
          <w:i/>
          <w:iCs/>
          <w:noProof/>
          <w:sz w:val="24"/>
          <w:szCs w:val="24"/>
        </w:rPr>
        <w:t>Earth Surf. Process. Landforms</w:t>
      </w:r>
      <w:r w:rsidRPr="00D714DC">
        <w:rPr>
          <w:rFonts w:ascii="Times New Roman" w:hAnsi="Times New Roman" w:cs="Times New Roman"/>
          <w:noProof/>
          <w:sz w:val="24"/>
          <w:szCs w:val="24"/>
        </w:rPr>
        <w:t>, vol. 39, no. 10, pp. 1413–1420, 2014.</w:t>
      </w:r>
    </w:p>
    <w:p w14:paraId="39436483"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[14]</w:t>
      </w:r>
      <w:r w:rsidRPr="00D714DC">
        <w:rPr>
          <w:rFonts w:ascii="Times New Roman" w:hAnsi="Times New Roman" w:cs="Times New Roman"/>
          <w:noProof/>
          <w:sz w:val="24"/>
          <w:szCs w:val="24"/>
        </w:rPr>
        <w:tab/>
        <w:t xml:space="preserve">S. M. Seitz, B. Curless, J. Diebel, D. Scharstein, and R. Szeliski, “A comparison and </w:t>
      </w:r>
      <w:r w:rsidRPr="00D714DC">
        <w:rPr>
          <w:rFonts w:ascii="Times New Roman" w:hAnsi="Times New Roman" w:cs="Times New Roman"/>
          <w:noProof/>
          <w:sz w:val="24"/>
          <w:szCs w:val="24"/>
        </w:rPr>
        <w:lastRenderedPageBreak/>
        <w:t xml:space="preserve">evaluation of multi-view stereo reconstruction algorithms,” </w:t>
      </w:r>
      <w:r w:rsidRPr="00D714DC">
        <w:rPr>
          <w:rFonts w:ascii="Times New Roman" w:hAnsi="Times New Roman" w:cs="Times New Roman"/>
          <w:i/>
          <w:iCs/>
          <w:noProof/>
          <w:sz w:val="24"/>
          <w:szCs w:val="24"/>
        </w:rPr>
        <w:t>Proc. IEEE Conf. Comput. Vis. Pattern Recognit.</w:t>
      </w:r>
      <w:r w:rsidRPr="00D714DC">
        <w:rPr>
          <w:rFonts w:ascii="Times New Roman" w:hAnsi="Times New Roman" w:cs="Times New Roman"/>
          <w:noProof/>
          <w:sz w:val="24"/>
          <w:szCs w:val="24"/>
        </w:rPr>
        <w:t>, vol. 1, pp. 519–528, 2006.</w:t>
      </w:r>
    </w:p>
    <w:p w14:paraId="6973D951"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[15]</w:t>
      </w:r>
      <w:r w:rsidRPr="00D714DC">
        <w:rPr>
          <w:rFonts w:ascii="Times New Roman" w:hAnsi="Times New Roman" w:cs="Times New Roman"/>
          <w:noProof/>
          <w:sz w:val="24"/>
          <w:szCs w:val="24"/>
        </w:rPr>
        <w:tab/>
        <w:t xml:space="preserve">R. Jensen, A. Dahl, G. Vogiatzis, E. Tola, and H. Aanaes, “Large scale multi-view stereopsis evaluation,” </w:t>
      </w:r>
      <w:r w:rsidRPr="00D714DC">
        <w:rPr>
          <w:rFonts w:ascii="Times New Roman" w:hAnsi="Times New Roman" w:cs="Times New Roman"/>
          <w:i/>
          <w:iCs/>
          <w:noProof/>
          <w:sz w:val="24"/>
          <w:szCs w:val="24"/>
        </w:rPr>
        <w:t>Proc. IEEE Comput. Soc. Conf. Comput. Vis. Pattern Recognit.</w:t>
      </w:r>
      <w:r w:rsidRPr="00D714DC">
        <w:rPr>
          <w:rFonts w:ascii="Times New Roman" w:hAnsi="Times New Roman" w:cs="Times New Roman"/>
          <w:noProof/>
          <w:sz w:val="24"/>
          <w:szCs w:val="24"/>
        </w:rPr>
        <w:t>, pp. 406–413, 2014.</w:t>
      </w:r>
    </w:p>
    <w:p w14:paraId="1C64EF90"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[16]</w:t>
      </w:r>
      <w:r w:rsidRPr="00D714DC">
        <w:rPr>
          <w:rFonts w:ascii="Times New Roman" w:hAnsi="Times New Roman" w:cs="Times New Roman"/>
          <w:noProof/>
          <w:sz w:val="24"/>
          <w:szCs w:val="24"/>
        </w:rPr>
        <w:tab/>
        <w:t xml:space="preserve">S. Espositoa, P. Fallavollitaa, W. Wahbehb, C. Nardinocchic, and M. Balsia, “Performance evaluation of UAV photogrammetric 3D reconstruction,” in </w:t>
      </w:r>
      <w:r w:rsidRPr="00D714DC">
        <w:rPr>
          <w:rFonts w:ascii="Times New Roman" w:hAnsi="Times New Roman" w:cs="Times New Roman"/>
          <w:i/>
          <w:iCs/>
          <w:noProof/>
          <w:sz w:val="24"/>
          <w:szCs w:val="24"/>
        </w:rPr>
        <w:t>2014 IEEE Geoscience and Remote Sensing Symposium</w:t>
      </w:r>
      <w:r w:rsidRPr="00D714DC">
        <w:rPr>
          <w:rFonts w:ascii="Times New Roman" w:hAnsi="Times New Roman" w:cs="Times New Roman"/>
          <w:noProof/>
          <w:sz w:val="24"/>
          <w:szCs w:val="24"/>
        </w:rPr>
        <w:t>, 2014, pp. 4788–4791.</w:t>
      </w:r>
    </w:p>
    <w:p w14:paraId="674739CE"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[17]</w:t>
      </w:r>
      <w:r w:rsidRPr="00D714DC">
        <w:rPr>
          <w:rFonts w:ascii="Times New Roman" w:hAnsi="Times New Roman" w:cs="Times New Roman"/>
          <w:noProof/>
          <w:sz w:val="24"/>
          <w:szCs w:val="24"/>
        </w:rPr>
        <w:tab/>
        <w:t xml:space="preserve">C. H. Hugenholtz </w:t>
      </w:r>
      <w:r w:rsidRPr="00D714DC">
        <w:rPr>
          <w:rFonts w:ascii="Times New Roman" w:hAnsi="Times New Roman" w:cs="Times New Roman"/>
          <w:i/>
          <w:iCs/>
          <w:noProof/>
          <w:sz w:val="24"/>
          <w:szCs w:val="24"/>
        </w:rPr>
        <w:t>et al.</w:t>
      </w:r>
      <w:r w:rsidRPr="00D714DC">
        <w:rPr>
          <w:rFonts w:ascii="Times New Roman" w:hAnsi="Times New Roman" w:cs="Times New Roman"/>
          <w:noProof/>
          <w:sz w:val="24"/>
          <w:szCs w:val="24"/>
        </w:rPr>
        <w:t xml:space="preserve">, “Geomorphological mapping with a small unmanned aircraft system (sUAS): Feature detection and accuracy assessment of a photogrammetrically-derived digital terrain model,” </w:t>
      </w:r>
      <w:r w:rsidRPr="00D714DC">
        <w:rPr>
          <w:rFonts w:ascii="Times New Roman" w:hAnsi="Times New Roman" w:cs="Times New Roman"/>
          <w:i/>
          <w:iCs/>
          <w:noProof/>
          <w:sz w:val="24"/>
          <w:szCs w:val="24"/>
        </w:rPr>
        <w:t>Geomorphology</w:t>
      </w:r>
      <w:r w:rsidRPr="00D714DC">
        <w:rPr>
          <w:rFonts w:ascii="Times New Roman" w:hAnsi="Times New Roman" w:cs="Times New Roman"/>
          <w:noProof/>
          <w:sz w:val="24"/>
          <w:szCs w:val="24"/>
        </w:rPr>
        <w:t>, vol. 194, pp. 16–24, 2013.</w:t>
      </w:r>
    </w:p>
    <w:p w14:paraId="32819384"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[18]</w:t>
      </w:r>
      <w:r w:rsidRPr="00D714DC">
        <w:rPr>
          <w:rFonts w:ascii="Times New Roman" w:hAnsi="Times New Roman" w:cs="Times New Roman"/>
          <w:noProof/>
          <w:sz w:val="24"/>
          <w:szCs w:val="24"/>
        </w:rPr>
        <w:tab/>
        <w:t xml:space="preserve">E. Angel, </w:t>
      </w:r>
      <w:r w:rsidRPr="00D714DC">
        <w:rPr>
          <w:rFonts w:ascii="Times New Roman" w:hAnsi="Times New Roman" w:cs="Times New Roman"/>
          <w:i/>
          <w:iCs/>
          <w:noProof/>
          <w:sz w:val="24"/>
          <w:szCs w:val="24"/>
        </w:rPr>
        <w:t>Interactive Computer Graphics</w:t>
      </w:r>
      <w:r w:rsidRPr="00D714DC">
        <w:rPr>
          <w:rFonts w:ascii="Times New Roman" w:hAnsi="Times New Roman" w:cs="Times New Roman"/>
          <w:noProof/>
          <w:sz w:val="24"/>
          <w:szCs w:val="24"/>
        </w:rPr>
        <w:t>. 2007.</w:t>
      </w:r>
    </w:p>
    <w:p w14:paraId="3004F636"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[19]</w:t>
      </w:r>
      <w:r w:rsidRPr="00D714DC">
        <w:rPr>
          <w:rFonts w:ascii="Times New Roman" w:hAnsi="Times New Roman" w:cs="Times New Roman"/>
          <w:noProof/>
          <w:sz w:val="24"/>
          <w:szCs w:val="24"/>
        </w:rPr>
        <w:tab/>
        <w:t xml:space="preserve">M. B. S. Cunningham, </w:t>
      </w:r>
      <w:r w:rsidRPr="00D714DC">
        <w:rPr>
          <w:rFonts w:ascii="Times New Roman" w:hAnsi="Times New Roman" w:cs="Times New Roman"/>
          <w:i/>
          <w:iCs/>
          <w:noProof/>
          <w:sz w:val="24"/>
          <w:szCs w:val="24"/>
        </w:rPr>
        <w:t>Graphics Shaders</w:t>
      </w:r>
      <w:r w:rsidRPr="00D714DC">
        <w:rPr>
          <w:rFonts w:ascii="Times New Roman" w:hAnsi="Times New Roman" w:cs="Times New Roman"/>
          <w:noProof/>
          <w:sz w:val="24"/>
          <w:szCs w:val="24"/>
        </w:rPr>
        <w:t>. 2016.</w:t>
      </w:r>
    </w:p>
    <w:p w14:paraId="4966457E"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[20]</w:t>
      </w:r>
      <w:r w:rsidRPr="00D714DC">
        <w:rPr>
          <w:rFonts w:ascii="Times New Roman" w:hAnsi="Times New Roman" w:cs="Times New Roman"/>
          <w:noProof/>
          <w:sz w:val="24"/>
          <w:szCs w:val="24"/>
        </w:rPr>
        <w:tab/>
        <w:t xml:space="preserve">R. Martin, I. Rojas, K. Franke, and J. Hedengren, “Evolutionary View Planning for Optimized UAV Terrain Modeling in a Simulated Environment,” </w:t>
      </w:r>
      <w:r w:rsidRPr="00D714DC">
        <w:rPr>
          <w:rFonts w:ascii="Times New Roman" w:hAnsi="Times New Roman" w:cs="Times New Roman"/>
          <w:i/>
          <w:iCs/>
          <w:noProof/>
          <w:sz w:val="24"/>
          <w:szCs w:val="24"/>
        </w:rPr>
        <w:t>Remote Sens.</w:t>
      </w:r>
      <w:r w:rsidRPr="00D714DC">
        <w:rPr>
          <w:rFonts w:ascii="Times New Roman" w:hAnsi="Times New Roman" w:cs="Times New Roman"/>
          <w:noProof/>
          <w:sz w:val="24"/>
          <w:szCs w:val="24"/>
        </w:rPr>
        <w:t>, vol. 8, no. 1, p. 26, 2015.</w:t>
      </w:r>
    </w:p>
    <w:p w14:paraId="7384BE60"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[21]</w:t>
      </w:r>
      <w:r w:rsidRPr="00D714DC">
        <w:rPr>
          <w:rFonts w:ascii="Times New Roman" w:hAnsi="Times New Roman" w:cs="Times New Roman"/>
          <w:noProof/>
          <w:sz w:val="24"/>
          <w:szCs w:val="24"/>
        </w:rPr>
        <w:tab/>
        <w:t xml:space="preserve">K. N. Salvaggio and C. Salvaggio, “Automated identification of voids in three-dimensional point clouds,” </w:t>
      </w:r>
      <w:r w:rsidRPr="00D714DC">
        <w:rPr>
          <w:rFonts w:ascii="Times New Roman" w:hAnsi="Times New Roman" w:cs="Times New Roman"/>
          <w:i/>
          <w:iCs/>
          <w:noProof/>
          <w:sz w:val="24"/>
          <w:szCs w:val="24"/>
        </w:rPr>
        <w:t>Spie</w:t>
      </w:r>
      <w:r w:rsidRPr="00D714DC">
        <w:rPr>
          <w:rFonts w:ascii="Times New Roman" w:hAnsi="Times New Roman" w:cs="Times New Roman"/>
          <w:noProof/>
          <w:sz w:val="24"/>
          <w:szCs w:val="24"/>
        </w:rPr>
        <w:t>, vol. 8866, p. 88660H--88660H, 2013.</w:t>
      </w:r>
    </w:p>
    <w:p w14:paraId="46884D47"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[22]</w:t>
      </w:r>
      <w:r w:rsidRPr="00D714DC">
        <w:rPr>
          <w:rFonts w:ascii="Times New Roman" w:hAnsi="Times New Roman" w:cs="Times New Roman"/>
          <w:noProof/>
          <w:sz w:val="24"/>
          <w:szCs w:val="24"/>
        </w:rPr>
        <w:tab/>
        <w:t xml:space="preserve">D. Nilosek, D. J. Walvoord, and C. Salvaggio, “Assessing geoaccuracy of structure from motion point clouds from long-range image collections,” </w:t>
      </w:r>
      <w:r w:rsidRPr="00D714DC">
        <w:rPr>
          <w:rFonts w:ascii="Times New Roman" w:hAnsi="Times New Roman" w:cs="Times New Roman"/>
          <w:i/>
          <w:iCs/>
          <w:noProof/>
          <w:sz w:val="24"/>
          <w:szCs w:val="24"/>
        </w:rPr>
        <w:t>Opt. Eng.</w:t>
      </w:r>
      <w:r w:rsidRPr="00D714DC">
        <w:rPr>
          <w:rFonts w:ascii="Times New Roman" w:hAnsi="Times New Roman" w:cs="Times New Roman"/>
          <w:noProof/>
          <w:sz w:val="24"/>
          <w:szCs w:val="24"/>
        </w:rPr>
        <w:t>, vol. 53, no. 11, p. 113112, 2014.</w:t>
      </w:r>
    </w:p>
    <w:p w14:paraId="760985EA"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[23]</w:t>
      </w:r>
      <w:r w:rsidRPr="00D714DC">
        <w:rPr>
          <w:rFonts w:ascii="Times New Roman" w:hAnsi="Times New Roman" w:cs="Times New Roman"/>
          <w:noProof/>
          <w:sz w:val="24"/>
          <w:szCs w:val="24"/>
        </w:rPr>
        <w:tab/>
        <w:t>“Agisoft Photoscan Pro (1.2.6).” .</w:t>
      </w:r>
    </w:p>
    <w:p w14:paraId="66635C24"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[24]</w:t>
      </w:r>
      <w:r w:rsidRPr="00D714DC">
        <w:rPr>
          <w:rFonts w:ascii="Times New Roman" w:hAnsi="Times New Roman" w:cs="Times New Roman"/>
          <w:noProof/>
          <w:sz w:val="24"/>
          <w:szCs w:val="24"/>
        </w:rPr>
        <w:tab/>
        <w:t xml:space="preserve">Agisoft LLC, “Agisoft PhotoScan User Manual : Professional Edition, Version 1.2,” </w:t>
      </w:r>
      <w:r w:rsidRPr="00D714DC">
        <w:rPr>
          <w:rFonts w:ascii="Times New Roman" w:hAnsi="Times New Roman" w:cs="Times New Roman"/>
          <w:i/>
          <w:iCs/>
          <w:noProof/>
          <w:sz w:val="24"/>
          <w:szCs w:val="24"/>
        </w:rPr>
        <w:t>User Manuals</w:t>
      </w:r>
      <w:r w:rsidRPr="00D714DC">
        <w:rPr>
          <w:rFonts w:ascii="Times New Roman" w:hAnsi="Times New Roman" w:cs="Times New Roman"/>
          <w:noProof/>
          <w:sz w:val="24"/>
          <w:szCs w:val="24"/>
        </w:rPr>
        <w:t>, 2016. [Online]. Available: http://www.agisoft.com/downloads/user-manuals/.</w:t>
      </w:r>
    </w:p>
    <w:p w14:paraId="0CD2ADEB"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[25]</w:t>
      </w:r>
      <w:r w:rsidRPr="00D714DC">
        <w:rPr>
          <w:rFonts w:ascii="Times New Roman" w:hAnsi="Times New Roman" w:cs="Times New Roman"/>
          <w:noProof/>
          <w:sz w:val="24"/>
          <w:szCs w:val="24"/>
        </w:rPr>
        <w:tab/>
        <w:t>“Land Information New Zealand (LINZ).” [Online]. Available: http://www.linz.govt.nz/topography/aerial-images/nztm-geo/bj36.</w:t>
      </w:r>
    </w:p>
    <w:p w14:paraId="0966C5E0"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szCs w:val="24"/>
        </w:rPr>
      </w:pPr>
      <w:r w:rsidRPr="00D714DC">
        <w:rPr>
          <w:rFonts w:ascii="Times New Roman" w:hAnsi="Times New Roman" w:cs="Times New Roman"/>
          <w:noProof/>
          <w:sz w:val="24"/>
          <w:szCs w:val="24"/>
        </w:rPr>
        <w:t>[26]</w:t>
      </w:r>
      <w:r w:rsidRPr="00D714DC">
        <w:rPr>
          <w:rFonts w:ascii="Times New Roman" w:hAnsi="Times New Roman" w:cs="Times New Roman"/>
          <w:noProof/>
          <w:sz w:val="24"/>
          <w:szCs w:val="24"/>
        </w:rPr>
        <w:tab/>
        <w:t xml:space="preserve">D. Brown, “Decentering Distortion of Lenses,” </w:t>
      </w:r>
      <w:r w:rsidRPr="00D714DC">
        <w:rPr>
          <w:rFonts w:ascii="Times New Roman" w:hAnsi="Times New Roman" w:cs="Times New Roman"/>
          <w:i/>
          <w:iCs/>
          <w:noProof/>
          <w:sz w:val="24"/>
          <w:szCs w:val="24"/>
        </w:rPr>
        <w:t>Photom. Eng.</w:t>
      </w:r>
      <w:r w:rsidRPr="00D714DC">
        <w:rPr>
          <w:rFonts w:ascii="Times New Roman" w:hAnsi="Times New Roman" w:cs="Times New Roman"/>
          <w:noProof/>
          <w:sz w:val="24"/>
          <w:szCs w:val="24"/>
        </w:rPr>
        <w:t>, vol. 32, no. 3, pp. 444–462, 1966.</w:t>
      </w:r>
    </w:p>
    <w:p w14:paraId="46C1CA03" w14:textId="77777777" w:rsidR="00D714DC" w:rsidRPr="00D714DC" w:rsidRDefault="00D714DC" w:rsidP="00D714DC">
      <w:pPr>
        <w:widowControl w:val="0"/>
        <w:autoSpaceDE w:val="0"/>
        <w:autoSpaceDN w:val="0"/>
        <w:adjustRightInd w:val="0"/>
        <w:spacing w:line="240" w:lineRule="auto"/>
        <w:ind w:left="640" w:hanging="640"/>
        <w:rPr>
          <w:rFonts w:ascii="Times New Roman" w:hAnsi="Times New Roman" w:cs="Times New Roman"/>
          <w:noProof/>
          <w:sz w:val="24"/>
        </w:rPr>
      </w:pPr>
      <w:r w:rsidRPr="00D714DC">
        <w:rPr>
          <w:rFonts w:ascii="Times New Roman" w:hAnsi="Times New Roman" w:cs="Times New Roman"/>
          <w:noProof/>
          <w:sz w:val="24"/>
          <w:szCs w:val="24"/>
        </w:rPr>
        <w:t>[27]</w:t>
      </w:r>
      <w:r w:rsidRPr="00D714DC">
        <w:rPr>
          <w:rFonts w:ascii="Times New Roman" w:hAnsi="Times New Roman" w:cs="Times New Roman"/>
          <w:noProof/>
          <w:sz w:val="24"/>
          <w:szCs w:val="24"/>
        </w:rPr>
        <w:tab/>
        <w:t>“CloudCompare (version 2.8),” 2017. [Online]. Available: http://www.cloudcompare.org/.</w:t>
      </w:r>
    </w:p>
    <w:p w14:paraId="1E67277C" w14:textId="25F9E3DF" w:rsidR="001A40BB" w:rsidRPr="001A40BB" w:rsidRDefault="004B1D62"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fldChar w:fldCharType="end"/>
      </w:r>
    </w:p>
    <w:sectPr w:rsidR="001A40BB" w:rsidRPr="001A40B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Richie" w:date="2017-03-04T00:40:00Z" w:initials="R">
    <w:p w14:paraId="14C14894" w14:textId="43811990" w:rsidR="005306C2" w:rsidRDefault="005306C2">
      <w:pPr>
        <w:pStyle w:val="CommentText"/>
      </w:pPr>
      <w:r>
        <w:rPr>
          <w:rStyle w:val="CommentReference"/>
        </w:rPr>
        <w:annotationRef/>
      </w:r>
      <w:r>
        <w:t>How to cite this? I want to say that the second sentence about assumptions basically came from furukawa as well</w:t>
      </w:r>
    </w:p>
  </w:comment>
  <w:comment w:id="19" w:author="Richie" w:date="2017-03-04T00:49:00Z" w:initials="R">
    <w:p w14:paraId="29721598" w14:textId="0A4EF47F" w:rsidR="009E71FA" w:rsidRDefault="009E71FA">
      <w:pPr>
        <w:pStyle w:val="CommentText"/>
      </w:pPr>
      <w:r>
        <w:rPr>
          <w:rStyle w:val="CommentReference"/>
        </w:rPr>
        <w:annotationRef/>
      </w:r>
      <w:r>
        <w:t>It failed the KS test, which makes sense considering how large the N values were for each sample.  Some of the variance isn’t explained by my Harris corner synthetic warped imagery test.</w:t>
      </w:r>
    </w:p>
  </w:comment>
  <w:comment w:id="35" w:author="Richie" w:date="2017-03-04T00:48:00Z" w:initials="R">
    <w:p w14:paraId="68D938BC" w14:textId="435EDDDC" w:rsidR="009E71FA" w:rsidRDefault="009E71FA">
      <w:pPr>
        <w:pStyle w:val="CommentText"/>
      </w:pPr>
      <w:r>
        <w:rPr>
          <w:rStyle w:val="CommentReference"/>
        </w:rPr>
        <w:annotationRef/>
      </w:r>
      <w:r>
        <w:t>I want to make a statement that says that the no antialiasing is also incorrect… but I also don’t want to undermine my next statement, that the antialiasing is good enough.</w:t>
      </w:r>
    </w:p>
  </w:comment>
  <w:comment w:id="292" w:author="Richie" w:date="2017-03-04T00:39:00Z" w:initials="R">
    <w:p w14:paraId="1809A272" w14:textId="57A89FD7" w:rsidR="005306C2" w:rsidRDefault="005306C2">
      <w:pPr>
        <w:pStyle w:val="CommentText"/>
      </w:pPr>
      <w:r>
        <w:rPr>
          <w:rStyle w:val="CommentReference"/>
        </w:rPr>
        <w:annotationRef/>
      </w:r>
      <w:r>
        <w:t>To me, this sounds better, but is the other order more grammatically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C14894" w15:done="0"/>
  <w15:commentEx w15:paraId="29721598" w15:done="0"/>
  <w15:commentEx w15:paraId="68D938BC" w15:done="0"/>
  <w15:commentEx w15:paraId="1809A27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148A45" w14:textId="77777777" w:rsidR="002D7D14" w:rsidRDefault="002D7D14" w:rsidP="00156DA2">
      <w:pPr>
        <w:spacing w:after="0" w:line="240" w:lineRule="auto"/>
      </w:pPr>
      <w:r>
        <w:separator/>
      </w:r>
    </w:p>
  </w:endnote>
  <w:endnote w:type="continuationSeparator" w:id="0">
    <w:p w14:paraId="198AA249" w14:textId="77777777" w:rsidR="002D7D14" w:rsidRDefault="002D7D14" w:rsidP="00156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2F2DEE" w14:textId="77777777" w:rsidR="002D7D14" w:rsidRDefault="002D7D14" w:rsidP="00156DA2">
      <w:pPr>
        <w:spacing w:after="0" w:line="240" w:lineRule="auto"/>
      </w:pPr>
      <w:r>
        <w:separator/>
      </w:r>
    </w:p>
  </w:footnote>
  <w:footnote w:type="continuationSeparator" w:id="0">
    <w:p w14:paraId="68609503" w14:textId="77777777" w:rsidR="002D7D14" w:rsidRDefault="002D7D14" w:rsidP="00156D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872712"/>
    <w:multiLevelType w:val="hybridMultilevel"/>
    <w:tmpl w:val="25966A30"/>
    <w:lvl w:ilvl="0" w:tplc="D66EBB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ie">
    <w15:presenceInfo w15:providerId="None" w15:userId="Rich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AD5"/>
    <w:rsid w:val="00005081"/>
    <w:rsid w:val="00005D16"/>
    <w:rsid w:val="000078E5"/>
    <w:rsid w:val="00007C23"/>
    <w:rsid w:val="00022E0B"/>
    <w:rsid w:val="00023D04"/>
    <w:rsid w:val="0002463F"/>
    <w:rsid w:val="00035680"/>
    <w:rsid w:val="00040032"/>
    <w:rsid w:val="000426CD"/>
    <w:rsid w:val="00044A69"/>
    <w:rsid w:val="00047D14"/>
    <w:rsid w:val="000672DF"/>
    <w:rsid w:val="00085FD9"/>
    <w:rsid w:val="00090020"/>
    <w:rsid w:val="00096842"/>
    <w:rsid w:val="000A6573"/>
    <w:rsid w:val="000B361F"/>
    <w:rsid w:val="000D6E08"/>
    <w:rsid w:val="000E38D3"/>
    <w:rsid w:val="000E5A2D"/>
    <w:rsid w:val="001050AF"/>
    <w:rsid w:val="001236B4"/>
    <w:rsid w:val="00156DA2"/>
    <w:rsid w:val="001611DF"/>
    <w:rsid w:val="0017243F"/>
    <w:rsid w:val="0017544E"/>
    <w:rsid w:val="0018154C"/>
    <w:rsid w:val="001927E7"/>
    <w:rsid w:val="001A40BB"/>
    <w:rsid w:val="001E6394"/>
    <w:rsid w:val="001F00D5"/>
    <w:rsid w:val="0021675C"/>
    <w:rsid w:val="0022766F"/>
    <w:rsid w:val="00250315"/>
    <w:rsid w:val="002A08D4"/>
    <w:rsid w:val="002A5482"/>
    <w:rsid w:val="002C73A8"/>
    <w:rsid w:val="002D0C4F"/>
    <w:rsid w:val="002D33CB"/>
    <w:rsid w:val="002D7D14"/>
    <w:rsid w:val="002F135B"/>
    <w:rsid w:val="00327472"/>
    <w:rsid w:val="003366AE"/>
    <w:rsid w:val="003413D6"/>
    <w:rsid w:val="0034401A"/>
    <w:rsid w:val="00362220"/>
    <w:rsid w:val="00381F67"/>
    <w:rsid w:val="003826D5"/>
    <w:rsid w:val="003F02B5"/>
    <w:rsid w:val="00406A39"/>
    <w:rsid w:val="004103B3"/>
    <w:rsid w:val="004225EB"/>
    <w:rsid w:val="004277F3"/>
    <w:rsid w:val="004730E3"/>
    <w:rsid w:val="004804E4"/>
    <w:rsid w:val="004816F0"/>
    <w:rsid w:val="00486489"/>
    <w:rsid w:val="00497917"/>
    <w:rsid w:val="004A4A3D"/>
    <w:rsid w:val="004B0B9D"/>
    <w:rsid w:val="004B1D62"/>
    <w:rsid w:val="004C2F03"/>
    <w:rsid w:val="004D4988"/>
    <w:rsid w:val="004E05FC"/>
    <w:rsid w:val="004F55A8"/>
    <w:rsid w:val="0050020D"/>
    <w:rsid w:val="0050285A"/>
    <w:rsid w:val="00504C62"/>
    <w:rsid w:val="00504CBA"/>
    <w:rsid w:val="005066E5"/>
    <w:rsid w:val="0051154E"/>
    <w:rsid w:val="00512EA8"/>
    <w:rsid w:val="005130E4"/>
    <w:rsid w:val="00520E99"/>
    <w:rsid w:val="005252C2"/>
    <w:rsid w:val="005306C2"/>
    <w:rsid w:val="005478B8"/>
    <w:rsid w:val="00560F97"/>
    <w:rsid w:val="00590D34"/>
    <w:rsid w:val="005A13BF"/>
    <w:rsid w:val="005B1E8C"/>
    <w:rsid w:val="005C0472"/>
    <w:rsid w:val="005D22EB"/>
    <w:rsid w:val="005D4847"/>
    <w:rsid w:val="005E7C62"/>
    <w:rsid w:val="00627FFA"/>
    <w:rsid w:val="0063190F"/>
    <w:rsid w:val="00641555"/>
    <w:rsid w:val="00647ED9"/>
    <w:rsid w:val="0066586D"/>
    <w:rsid w:val="00667CA9"/>
    <w:rsid w:val="0068358A"/>
    <w:rsid w:val="00683AB8"/>
    <w:rsid w:val="006A02A6"/>
    <w:rsid w:val="006A6B19"/>
    <w:rsid w:val="006B0D1C"/>
    <w:rsid w:val="006D160E"/>
    <w:rsid w:val="006D2725"/>
    <w:rsid w:val="006D6DD8"/>
    <w:rsid w:val="006F0AFE"/>
    <w:rsid w:val="006F2ECD"/>
    <w:rsid w:val="007204D8"/>
    <w:rsid w:val="0073454D"/>
    <w:rsid w:val="00734B7F"/>
    <w:rsid w:val="00756A2E"/>
    <w:rsid w:val="00790ED2"/>
    <w:rsid w:val="007A2571"/>
    <w:rsid w:val="007B6673"/>
    <w:rsid w:val="007C15DC"/>
    <w:rsid w:val="007C22DE"/>
    <w:rsid w:val="007E312B"/>
    <w:rsid w:val="007E5988"/>
    <w:rsid w:val="007F05C2"/>
    <w:rsid w:val="007F150D"/>
    <w:rsid w:val="007F6C33"/>
    <w:rsid w:val="0080488F"/>
    <w:rsid w:val="008320AC"/>
    <w:rsid w:val="00837130"/>
    <w:rsid w:val="00842A83"/>
    <w:rsid w:val="00847902"/>
    <w:rsid w:val="00852F93"/>
    <w:rsid w:val="00853CA7"/>
    <w:rsid w:val="00861BC8"/>
    <w:rsid w:val="008659C3"/>
    <w:rsid w:val="00891D38"/>
    <w:rsid w:val="008946A7"/>
    <w:rsid w:val="00895968"/>
    <w:rsid w:val="008A4726"/>
    <w:rsid w:val="008A53CC"/>
    <w:rsid w:val="008B5DE9"/>
    <w:rsid w:val="008C7376"/>
    <w:rsid w:val="008C7EFF"/>
    <w:rsid w:val="008D01CD"/>
    <w:rsid w:val="008D6F0E"/>
    <w:rsid w:val="008E0114"/>
    <w:rsid w:val="008E3BF5"/>
    <w:rsid w:val="008F05CD"/>
    <w:rsid w:val="00902FA3"/>
    <w:rsid w:val="009073AA"/>
    <w:rsid w:val="00911081"/>
    <w:rsid w:val="00914D2E"/>
    <w:rsid w:val="00927410"/>
    <w:rsid w:val="009360D1"/>
    <w:rsid w:val="00961CB3"/>
    <w:rsid w:val="00964013"/>
    <w:rsid w:val="00984150"/>
    <w:rsid w:val="00985504"/>
    <w:rsid w:val="00993EBE"/>
    <w:rsid w:val="009B6E8D"/>
    <w:rsid w:val="009C2254"/>
    <w:rsid w:val="009C2EC6"/>
    <w:rsid w:val="009D5479"/>
    <w:rsid w:val="009E71FA"/>
    <w:rsid w:val="009E735A"/>
    <w:rsid w:val="00A01881"/>
    <w:rsid w:val="00A04A83"/>
    <w:rsid w:val="00A27C86"/>
    <w:rsid w:val="00A53A68"/>
    <w:rsid w:val="00A65150"/>
    <w:rsid w:val="00A7232F"/>
    <w:rsid w:val="00A762FC"/>
    <w:rsid w:val="00A91844"/>
    <w:rsid w:val="00AE12D3"/>
    <w:rsid w:val="00AE33AA"/>
    <w:rsid w:val="00AF0318"/>
    <w:rsid w:val="00AF42BC"/>
    <w:rsid w:val="00B054A8"/>
    <w:rsid w:val="00B31E83"/>
    <w:rsid w:val="00B34D5D"/>
    <w:rsid w:val="00B36823"/>
    <w:rsid w:val="00B433EE"/>
    <w:rsid w:val="00BC2201"/>
    <w:rsid w:val="00BD49BE"/>
    <w:rsid w:val="00BE4F05"/>
    <w:rsid w:val="00BF0284"/>
    <w:rsid w:val="00C018A4"/>
    <w:rsid w:val="00C0274C"/>
    <w:rsid w:val="00C42672"/>
    <w:rsid w:val="00C465CC"/>
    <w:rsid w:val="00C546EA"/>
    <w:rsid w:val="00C62AD5"/>
    <w:rsid w:val="00C6690E"/>
    <w:rsid w:val="00C67D25"/>
    <w:rsid w:val="00C717AA"/>
    <w:rsid w:val="00C81D70"/>
    <w:rsid w:val="00C832D8"/>
    <w:rsid w:val="00C85950"/>
    <w:rsid w:val="00C951DF"/>
    <w:rsid w:val="00CA5472"/>
    <w:rsid w:val="00CA5BC4"/>
    <w:rsid w:val="00CA79F6"/>
    <w:rsid w:val="00CB7643"/>
    <w:rsid w:val="00CC540C"/>
    <w:rsid w:val="00CE63E6"/>
    <w:rsid w:val="00CE6BA4"/>
    <w:rsid w:val="00D140CD"/>
    <w:rsid w:val="00D3058B"/>
    <w:rsid w:val="00D5046B"/>
    <w:rsid w:val="00D714DC"/>
    <w:rsid w:val="00D76F3A"/>
    <w:rsid w:val="00D813CC"/>
    <w:rsid w:val="00D928B4"/>
    <w:rsid w:val="00DB1B42"/>
    <w:rsid w:val="00DB617C"/>
    <w:rsid w:val="00DC57A2"/>
    <w:rsid w:val="00DC5814"/>
    <w:rsid w:val="00DF44FC"/>
    <w:rsid w:val="00E30B6A"/>
    <w:rsid w:val="00E50406"/>
    <w:rsid w:val="00E6202A"/>
    <w:rsid w:val="00E63ECA"/>
    <w:rsid w:val="00E87DFC"/>
    <w:rsid w:val="00E9698E"/>
    <w:rsid w:val="00EA279E"/>
    <w:rsid w:val="00EC60E3"/>
    <w:rsid w:val="00ED6C9C"/>
    <w:rsid w:val="00EF7818"/>
    <w:rsid w:val="00F008FF"/>
    <w:rsid w:val="00F131A3"/>
    <w:rsid w:val="00F25B7B"/>
    <w:rsid w:val="00F34DA4"/>
    <w:rsid w:val="00F537E0"/>
    <w:rsid w:val="00F776C7"/>
    <w:rsid w:val="00FA1058"/>
    <w:rsid w:val="00FB0B77"/>
    <w:rsid w:val="00FB5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D88E"/>
  <w15:chartTrackingRefBased/>
  <w15:docId w15:val="{E1EF5EE6-4030-4B6D-8374-6821DAF19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C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1C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62AD5"/>
    <w:rPr>
      <w:sz w:val="16"/>
      <w:szCs w:val="16"/>
    </w:rPr>
  </w:style>
  <w:style w:type="paragraph" w:styleId="CommentText">
    <w:name w:val="annotation text"/>
    <w:basedOn w:val="Normal"/>
    <w:link w:val="CommentTextChar"/>
    <w:uiPriority w:val="99"/>
    <w:semiHidden/>
    <w:unhideWhenUsed/>
    <w:rsid w:val="00C62AD5"/>
    <w:pPr>
      <w:spacing w:line="240" w:lineRule="auto"/>
    </w:pPr>
    <w:rPr>
      <w:sz w:val="20"/>
      <w:szCs w:val="20"/>
    </w:rPr>
  </w:style>
  <w:style w:type="character" w:customStyle="1" w:styleId="CommentTextChar">
    <w:name w:val="Comment Text Char"/>
    <w:basedOn w:val="DefaultParagraphFont"/>
    <w:link w:val="CommentText"/>
    <w:uiPriority w:val="99"/>
    <w:semiHidden/>
    <w:rsid w:val="00C62AD5"/>
    <w:rPr>
      <w:sz w:val="20"/>
      <w:szCs w:val="20"/>
    </w:rPr>
  </w:style>
  <w:style w:type="paragraph" w:styleId="CommentSubject">
    <w:name w:val="annotation subject"/>
    <w:basedOn w:val="CommentText"/>
    <w:next w:val="CommentText"/>
    <w:link w:val="CommentSubjectChar"/>
    <w:uiPriority w:val="99"/>
    <w:semiHidden/>
    <w:unhideWhenUsed/>
    <w:rsid w:val="00C62AD5"/>
    <w:rPr>
      <w:b/>
      <w:bCs/>
    </w:rPr>
  </w:style>
  <w:style w:type="character" w:customStyle="1" w:styleId="CommentSubjectChar">
    <w:name w:val="Comment Subject Char"/>
    <w:basedOn w:val="CommentTextChar"/>
    <w:link w:val="CommentSubject"/>
    <w:uiPriority w:val="99"/>
    <w:semiHidden/>
    <w:rsid w:val="00C62AD5"/>
    <w:rPr>
      <w:b/>
      <w:bCs/>
      <w:sz w:val="20"/>
      <w:szCs w:val="20"/>
    </w:rPr>
  </w:style>
  <w:style w:type="paragraph" w:styleId="BalloonText">
    <w:name w:val="Balloon Text"/>
    <w:basedOn w:val="Normal"/>
    <w:link w:val="BalloonTextChar"/>
    <w:uiPriority w:val="99"/>
    <w:semiHidden/>
    <w:unhideWhenUsed/>
    <w:rsid w:val="00C62A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2AD5"/>
    <w:rPr>
      <w:rFonts w:ascii="Segoe UI" w:hAnsi="Segoe UI" w:cs="Segoe UI"/>
      <w:sz w:val="18"/>
      <w:szCs w:val="18"/>
    </w:rPr>
  </w:style>
  <w:style w:type="paragraph" w:styleId="ListParagraph">
    <w:name w:val="List Paragraph"/>
    <w:basedOn w:val="Normal"/>
    <w:uiPriority w:val="34"/>
    <w:qFormat/>
    <w:rsid w:val="00C62AD5"/>
    <w:pPr>
      <w:ind w:left="720"/>
      <w:contextualSpacing/>
    </w:pPr>
  </w:style>
  <w:style w:type="table" w:styleId="TableGrid">
    <w:name w:val="Table Grid"/>
    <w:basedOn w:val="TableNormal"/>
    <w:uiPriority w:val="39"/>
    <w:rsid w:val="006D2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61C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1CB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4155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56D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DA2"/>
  </w:style>
  <w:style w:type="paragraph" w:styleId="Footer">
    <w:name w:val="footer"/>
    <w:basedOn w:val="Normal"/>
    <w:link w:val="FooterChar"/>
    <w:uiPriority w:val="99"/>
    <w:unhideWhenUsed/>
    <w:rsid w:val="00156D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DA2"/>
  </w:style>
  <w:style w:type="character" w:styleId="Hyperlink">
    <w:name w:val="Hyperlink"/>
    <w:basedOn w:val="DefaultParagraphFont"/>
    <w:uiPriority w:val="99"/>
    <w:unhideWhenUsed/>
    <w:rsid w:val="006A6B19"/>
    <w:rPr>
      <w:color w:val="0563C1" w:themeColor="hyperlink"/>
      <w:u w:val="single"/>
    </w:rPr>
  </w:style>
  <w:style w:type="table" w:styleId="GridTable1Light">
    <w:name w:val="Grid Table 1 Light"/>
    <w:basedOn w:val="TableNormal"/>
    <w:uiPriority w:val="46"/>
    <w:rsid w:val="00A918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77846">
      <w:bodyDiv w:val="1"/>
      <w:marLeft w:val="0"/>
      <w:marRight w:val="0"/>
      <w:marTop w:val="0"/>
      <w:marBottom w:val="0"/>
      <w:divBdr>
        <w:top w:val="none" w:sz="0" w:space="0" w:color="auto"/>
        <w:left w:val="none" w:sz="0" w:space="0" w:color="auto"/>
        <w:bottom w:val="none" w:sz="0" w:space="0" w:color="auto"/>
        <w:right w:val="none" w:sz="0" w:space="0" w:color="auto"/>
      </w:divBdr>
    </w:div>
    <w:div w:id="312100388">
      <w:bodyDiv w:val="1"/>
      <w:marLeft w:val="0"/>
      <w:marRight w:val="0"/>
      <w:marTop w:val="0"/>
      <w:marBottom w:val="0"/>
      <w:divBdr>
        <w:top w:val="none" w:sz="0" w:space="0" w:color="auto"/>
        <w:left w:val="none" w:sz="0" w:space="0" w:color="auto"/>
        <w:bottom w:val="none" w:sz="0" w:space="0" w:color="auto"/>
        <w:right w:val="none" w:sz="0" w:space="0" w:color="auto"/>
      </w:divBdr>
    </w:div>
    <w:div w:id="429473947">
      <w:bodyDiv w:val="1"/>
      <w:marLeft w:val="0"/>
      <w:marRight w:val="0"/>
      <w:marTop w:val="0"/>
      <w:marBottom w:val="0"/>
      <w:divBdr>
        <w:top w:val="none" w:sz="0" w:space="0" w:color="auto"/>
        <w:left w:val="none" w:sz="0" w:space="0" w:color="auto"/>
        <w:bottom w:val="none" w:sz="0" w:space="0" w:color="auto"/>
        <w:right w:val="none" w:sz="0" w:space="0" w:color="auto"/>
      </w:divBdr>
    </w:div>
    <w:div w:id="453332426">
      <w:bodyDiv w:val="1"/>
      <w:marLeft w:val="0"/>
      <w:marRight w:val="0"/>
      <w:marTop w:val="0"/>
      <w:marBottom w:val="0"/>
      <w:divBdr>
        <w:top w:val="none" w:sz="0" w:space="0" w:color="auto"/>
        <w:left w:val="none" w:sz="0" w:space="0" w:color="auto"/>
        <w:bottom w:val="none" w:sz="0" w:space="0" w:color="auto"/>
        <w:right w:val="none" w:sz="0" w:space="0" w:color="auto"/>
      </w:divBdr>
    </w:div>
    <w:div w:id="505637253">
      <w:bodyDiv w:val="1"/>
      <w:marLeft w:val="0"/>
      <w:marRight w:val="0"/>
      <w:marTop w:val="0"/>
      <w:marBottom w:val="0"/>
      <w:divBdr>
        <w:top w:val="none" w:sz="0" w:space="0" w:color="auto"/>
        <w:left w:val="none" w:sz="0" w:space="0" w:color="auto"/>
        <w:bottom w:val="none" w:sz="0" w:space="0" w:color="auto"/>
        <w:right w:val="none" w:sz="0" w:space="0" w:color="auto"/>
      </w:divBdr>
    </w:div>
    <w:div w:id="671881113">
      <w:bodyDiv w:val="1"/>
      <w:marLeft w:val="0"/>
      <w:marRight w:val="0"/>
      <w:marTop w:val="0"/>
      <w:marBottom w:val="0"/>
      <w:divBdr>
        <w:top w:val="none" w:sz="0" w:space="0" w:color="auto"/>
        <w:left w:val="none" w:sz="0" w:space="0" w:color="auto"/>
        <w:bottom w:val="none" w:sz="0" w:space="0" w:color="auto"/>
        <w:right w:val="none" w:sz="0" w:space="0" w:color="auto"/>
      </w:divBdr>
    </w:div>
    <w:div w:id="730423600">
      <w:bodyDiv w:val="1"/>
      <w:marLeft w:val="0"/>
      <w:marRight w:val="0"/>
      <w:marTop w:val="0"/>
      <w:marBottom w:val="0"/>
      <w:divBdr>
        <w:top w:val="none" w:sz="0" w:space="0" w:color="auto"/>
        <w:left w:val="none" w:sz="0" w:space="0" w:color="auto"/>
        <w:bottom w:val="none" w:sz="0" w:space="0" w:color="auto"/>
        <w:right w:val="none" w:sz="0" w:space="0" w:color="auto"/>
      </w:divBdr>
    </w:div>
    <w:div w:id="883639415">
      <w:bodyDiv w:val="1"/>
      <w:marLeft w:val="0"/>
      <w:marRight w:val="0"/>
      <w:marTop w:val="0"/>
      <w:marBottom w:val="0"/>
      <w:divBdr>
        <w:top w:val="none" w:sz="0" w:space="0" w:color="auto"/>
        <w:left w:val="none" w:sz="0" w:space="0" w:color="auto"/>
        <w:bottom w:val="none" w:sz="0" w:space="0" w:color="auto"/>
        <w:right w:val="none" w:sz="0" w:space="0" w:color="auto"/>
      </w:divBdr>
    </w:div>
    <w:div w:id="920794624">
      <w:bodyDiv w:val="1"/>
      <w:marLeft w:val="0"/>
      <w:marRight w:val="0"/>
      <w:marTop w:val="0"/>
      <w:marBottom w:val="0"/>
      <w:divBdr>
        <w:top w:val="none" w:sz="0" w:space="0" w:color="auto"/>
        <w:left w:val="none" w:sz="0" w:space="0" w:color="auto"/>
        <w:bottom w:val="none" w:sz="0" w:space="0" w:color="auto"/>
        <w:right w:val="none" w:sz="0" w:space="0" w:color="auto"/>
      </w:divBdr>
    </w:div>
    <w:div w:id="1013386646">
      <w:bodyDiv w:val="1"/>
      <w:marLeft w:val="0"/>
      <w:marRight w:val="0"/>
      <w:marTop w:val="0"/>
      <w:marBottom w:val="0"/>
      <w:divBdr>
        <w:top w:val="none" w:sz="0" w:space="0" w:color="auto"/>
        <w:left w:val="none" w:sz="0" w:space="0" w:color="auto"/>
        <w:bottom w:val="none" w:sz="0" w:space="0" w:color="auto"/>
        <w:right w:val="none" w:sz="0" w:space="0" w:color="auto"/>
      </w:divBdr>
    </w:div>
    <w:div w:id="1378579241">
      <w:bodyDiv w:val="1"/>
      <w:marLeft w:val="0"/>
      <w:marRight w:val="0"/>
      <w:marTop w:val="0"/>
      <w:marBottom w:val="0"/>
      <w:divBdr>
        <w:top w:val="none" w:sz="0" w:space="0" w:color="auto"/>
        <w:left w:val="none" w:sz="0" w:space="0" w:color="auto"/>
        <w:bottom w:val="none" w:sz="0" w:space="0" w:color="auto"/>
        <w:right w:val="none" w:sz="0" w:space="0" w:color="auto"/>
      </w:divBdr>
    </w:div>
    <w:div w:id="1790976076">
      <w:bodyDiv w:val="1"/>
      <w:marLeft w:val="0"/>
      <w:marRight w:val="0"/>
      <w:marTop w:val="0"/>
      <w:marBottom w:val="0"/>
      <w:divBdr>
        <w:top w:val="none" w:sz="0" w:space="0" w:color="auto"/>
        <w:left w:val="none" w:sz="0" w:space="0" w:color="auto"/>
        <w:bottom w:val="none" w:sz="0" w:space="0" w:color="auto"/>
        <w:right w:val="none" w:sz="0" w:space="0" w:color="auto"/>
      </w:divBdr>
    </w:div>
    <w:div w:id="208228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7A6ED-B07B-4088-83C4-05A184B81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4569</TotalTime>
  <Pages>24</Pages>
  <Words>20653</Words>
  <Characters>117725</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Richie</dc:creator>
  <cp:keywords/>
  <dc:description/>
  <cp:lastModifiedBy>Richie</cp:lastModifiedBy>
  <cp:revision>8</cp:revision>
  <dcterms:created xsi:type="dcterms:W3CDTF">2017-02-28T20:02:00Z</dcterms:created>
  <dcterms:modified xsi:type="dcterms:W3CDTF">2017-03-04T08:49:00Z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2caa0cbb-048b-3e0c-9fb6-a33fcd8f38e9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